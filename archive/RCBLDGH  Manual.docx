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EE32B" w14:textId="77777777" w:rsidR="00077B52" w:rsidRPr="00077B52" w:rsidRDefault="00077B52" w:rsidP="00077B52">
      <w:pPr>
        <w:ind w:firstLine="482"/>
        <w:jc w:val="center"/>
        <w:rPr>
          <w:b/>
          <w:bCs/>
        </w:rPr>
      </w:pPr>
      <w:proofErr w:type="spellStart"/>
      <w:r w:rsidRPr="00077B52">
        <w:rPr>
          <w:b/>
          <w:bCs/>
        </w:rPr>
        <w:t>RCBldGH</w:t>
      </w:r>
      <w:proofErr w:type="spellEnd"/>
      <w:r w:rsidRPr="00077B52">
        <w:rPr>
          <w:b/>
          <w:bCs/>
        </w:rPr>
        <w:t xml:space="preserve"> User Manual</w:t>
      </w:r>
    </w:p>
    <w:p w14:paraId="41FC7041" w14:textId="77777777" w:rsidR="00B14C87" w:rsidRDefault="00B14C87" w:rsidP="00077B52">
      <w:pPr>
        <w:ind w:firstLine="482"/>
        <w:rPr>
          <w:b/>
          <w:bCs/>
        </w:rPr>
      </w:pPr>
    </w:p>
    <w:p w14:paraId="22CE0800" w14:textId="77777777" w:rsidR="00B14C87" w:rsidRPr="00B14C87" w:rsidRDefault="00B14C87" w:rsidP="00B14C87">
      <w:pPr>
        <w:ind w:firstLineChars="82" w:firstLine="198"/>
        <w:rPr>
          <w:b/>
          <w:bCs/>
        </w:rPr>
      </w:pPr>
      <w:r w:rsidRPr="00B14C87">
        <w:rPr>
          <w:b/>
          <w:bCs/>
        </w:rPr>
        <w:t>1. Introduction</w:t>
      </w:r>
    </w:p>
    <w:p w14:paraId="460BE50E" w14:textId="77777777" w:rsidR="00B14C87" w:rsidRDefault="00B14C87" w:rsidP="00B14C87">
      <w:pPr>
        <w:ind w:firstLine="482"/>
      </w:pPr>
      <w:proofErr w:type="spellStart"/>
      <w:r w:rsidRPr="00B14C87">
        <w:rPr>
          <w:b/>
          <w:bCs/>
        </w:rPr>
        <w:t>RCBldGH</w:t>
      </w:r>
      <w:proofErr w:type="spellEnd"/>
      <w:r w:rsidRPr="00B14C87">
        <w:t> is a parametric building energy consumption and heating/cooling load simulation plugin developed based on the Rhino and Grasshopper API. It automates the processing of 3D building geometries in Rhino and invokes the grey-box RC building energy simulation tool </w:t>
      </w:r>
      <w:proofErr w:type="spellStart"/>
      <w:r w:rsidRPr="00B14C87">
        <w:rPr>
          <w:b/>
          <w:bCs/>
        </w:rPr>
        <w:t>RCBldEng</w:t>
      </w:r>
      <w:proofErr w:type="spellEnd"/>
      <w:r w:rsidRPr="00B14C87">
        <w:t> (written in Python) to output energy consumption and heating/cooling load results for building designs.</w:t>
      </w:r>
    </w:p>
    <w:p w14:paraId="398462C9" w14:textId="3036EC16" w:rsidR="00B14C87" w:rsidRPr="00B14C87" w:rsidRDefault="00B14C87" w:rsidP="00B14C87">
      <w:pPr>
        <w:ind w:firstLine="480"/>
      </w:pPr>
      <w:r w:rsidRPr="00B14C87">
        <w:t>The toolkit includes the following components:</w:t>
      </w:r>
    </w:p>
    <w:p w14:paraId="76D46A1F" w14:textId="77777777" w:rsidR="00B14C87" w:rsidRPr="00B14C87" w:rsidRDefault="00B14C87" w:rsidP="00B14C87">
      <w:pPr>
        <w:ind w:firstLine="482"/>
        <w:rPr>
          <w:b/>
          <w:bCs/>
        </w:rPr>
      </w:pPr>
      <w:proofErr w:type="spellStart"/>
      <w:r w:rsidRPr="00B14C87">
        <w:rPr>
          <w:b/>
          <w:bCs/>
        </w:rPr>
        <w:t>Parent_Directory</w:t>
      </w:r>
      <w:proofErr w:type="spellEnd"/>
      <w:r w:rsidRPr="00B14C87">
        <w:rPr>
          <w:b/>
          <w:bCs/>
        </w:rPr>
        <w:t xml:space="preserve">/  </w:t>
      </w:r>
    </w:p>
    <w:p w14:paraId="4DF80D77" w14:textId="77777777" w:rsidR="00B14C87" w:rsidRPr="00B14C87" w:rsidRDefault="00B14C87" w:rsidP="00B14C87">
      <w:pPr>
        <w:ind w:firstLine="482"/>
        <w:rPr>
          <w:rFonts w:hint="eastAsia"/>
          <w:b/>
          <w:bCs/>
        </w:rPr>
      </w:pPr>
      <w:r w:rsidRPr="00B14C87">
        <w:rPr>
          <w:rFonts w:hint="eastAsia"/>
          <w:b/>
          <w:bCs/>
        </w:rPr>
        <w:t>├──</w:t>
      </w:r>
      <w:r w:rsidRPr="00B14C87">
        <w:rPr>
          <w:rFonts w:hint="eastAsia"/>
          <w:b/>
          <w:bCs/>
        </w:rPr>
        <w:t xml:space="preserve"> </w:t>
      </w:r>
      <w:proofErr w:type="spellStart"/>
      <w:r w:rsidRPr="00B14C87">
        <w:rPr>
          <w:rFonts w:hint="eastAsia"/>
          <w:b/>
          <w:bCs/>
        </w:rPr>
        <w:t>RCBldEng</w:t>
      </w:r>
      <w:proofErr w:type="spellEnd"/>
      <w:r w:rsidRPr="00B14C87">
        <w:rPr>
          <w:rFonts w:hint="eastAsia"/>
          <w:b/>
          <w:bCs/>
        </w:rPr>
        <w:t xml:space="preserve">/  </w:t>
      </w:r>
    </w:p>
    <w:p w14:paraId="40295EC7" w14:textId="77777777" w:rsidR="00B14C87" w:rsidRPr="00B14C87" w:rsidRDefault="00B14C87" w:rsidP="00B14C87">
      <w:pPr>
        <w:ind w:firstLine="482"/>
        <w:rPr>
          <w:rFonts w:hint="eastAsia"/>
          <w:b/>
          <w:bCs/>
        </w:rPr>
      </w:pPr>
      <w:r w:rsidRPr="00B14C87">
        <w:rPr>
          <w:rFonts w:hint="eastAsia"/>
          <w:b/>
          <w:bCs/>
        </w:rPr>
        <w:t>│</w:t>
      </w:r>
      <w:r w:rsidRPr="00B14C87">
        <w:rPr>
          <w:rFonts w:hint="eastAsia"/>
          <w:b/>
          <w:bCs/>
        </w:rPr>
        <w:t xml:space="preserve">   </w:t>
      </w:r>
      <w:r w:rsidRPr="00B14C87">
        <w:rPr>
          <w:rFonts w:hint="eastAsia"/>
          <w:b/>
          <w:bCs/>
        </w:rPr>
        <w:t>└──</w:t>
      </w:r>
      <w:r w:rsidRPr="00B14C87">
        <w:rPr>
          <w:rFonts w:hint="eastAsia"/>
          <w:b/>
          <w:bCs/>
        </w:rPr>
        <w:t xml:space="preserve"> RCBldEng.exe (grey-box RC simulation engine)  </w:t>
      </w:r>
    </w:p>
    <w:p w14:paraId="0E25DC40" w14:textId="77777777" w:rsidR="00B14C87" w:rsidRPr="00B14C87" w:rsidRDefault="00B14C87" w:rsidP="00B14C87">
      <w:pPr>
        <w:ind w:firstLine="482"/>
        <w:rPr>
          <w:rFonts w:hint="eastAsia"/>
          <w:b/>
          <w:bCs/>
        </w:rPr>
      </w:pPr>
      <w:r w:rsidRPr="00B14C87">
        <w:rPr>
          <w:rFonts w:hint="eastAsia"/>
          <w:b/>
          <w:bCs/>
        </w:rPr>
        <w:t>├──</w:t>
      </w:r>
      <w:r w:rsidRPr="00B14C87">
        <w:rPr>
          <w:rFonts w:hint="eastAsia"/>
          <w:b/>
          <w:bCs/>
        </w:rPr>
        <w:t xml:space="preserve"> Projects/ (stores energy simulation results)  </w:t>
      </w:r>
    </w:p>
    <w:p w14:paraId="5D7F4290" w14:textId="77777777" w:rsidR="00B14C87" w:rsidRPr="00B14C87" w:rsidRDefault="00B14C87" w:rsidP="00B14C87">
      <w:pPr>
        <w:ind w:firstLine="482"/>
        <w:rPr>
          <w:rFonts w:hint="eastAsia"/>
          <w:b/>
          <w:bCs/>
        </w:rPr>
      </w:pPr>
      <w:r w:rsidRPr="00B14C87">
        <w:rPr>
          <w:rFonts w:hint="eastAsia"/>
          <w:b/>
          <w:bCs/>
        </w:rPr>
        <w:t>├──</w:t>
      </w:r>
      <w:r w:rsidRPr="00B14C87">
        <w:rPr>
          <w:rFonts w:hint="eastAsia"/>
          <w:b/>
          <w:bCs/>
        </w:rPr>
        <w:t xml:space="preserve"> example.gh (example file)  </w:t>
      </w:r>
    </w:p>
    <w:p w14:paraId="76297ACE" w14:textId="77777777" w:rsidR="00B14C87" w:rsidRPr="00B14C87" w:rsidRDefault="00B14C87" w:rsidP="00B14C87">
      <w:pPr>
        <w:ind w:firstLine="482"/>
        <w:rPr>
          <w:rFonts w:hint="eastAsia"/>
          <w:b/>
          <w:bCs/>
        </w:rPr>
      </w:pPr>
      <w:r w:rsidRPr="00B14C87">
        <w:rPr>
          <w:rFonts w:hint="eastAsia"/>
          <w:b/>
          <w:bCs/>
        </w:rPr>
        <w:t>├──</w:t>
      </w:r>
      <w:r w:rsidRPr="00B14C87">
        <w:rPr>
          <w:rFonts w:hint="eastAsia"/>
          <w:b/>
          <w:bCs/>
        </w:rPr>
        <w:t xml:space="preserve"> </w:t>
      </w:r>
      <w:proofErr w:type="spellStart"/>
      <w:r w:rsidRPr="00B14C87">
        <w:rPr>
          <w:rFonts w:hint="eastAsia"/>
          <w:b/>
          <w:bCs/>
        </w:rPr>
        <w:t>RCBldGH.gha</w:t>
      </w:r>
      <w:proofErr w:type="spellEnd"/>
      <w:r w:rsidRPr="00B14C87">
        <w:rPr>
          <w:rFonts w:hint="eastAsia"/>
          <w:b/>
          <w:bCs/>
        </w:rPr>
        <w:t xml:space="preserve"> (GH plugin)  </w:t>
      </w:r>
    </w:p>
    <w:p w14:paraId="25258E2C" w14:textId="305931A4" w:rsidR="00B14C87" w:rsidRPr="00B14C87" w:rsidRDefault="00B14C87" w:rsidP="00B14C87">
      <w:pPr>
        <w:ind w:firstLine="482"/>
        <w:rPr>
          <w:b/>
          <w:bCs/>
        </w:rPr>
      </w:pPr>
      <w:r w:rsidRPr="00B14C87">
        <w:rPr>
          <w:rFonts w:hint="eastAsia"/>
          <w:b/>
          <w:bCs/>
        </w:rPr>
        <w:t>├──</w:t>
      </w:r>
      <w:r w:rsidRPr="00B14C87">
        <w:rPr>
          <w:rFonts w:hint="eastAsia"/>
          <w:b/>
          <w:bCs/>
        </w:rPr>
        <w:t xml:space="preserve"> </w:t>
      </w:r>
      <w:proofErr w:type="spellStart"/>
      <w:r w:rsidRPr="00B14C87">
        <w:rPr>
          <w:rFonts w:hint="eastAsia"/>
          <w:b/>
          <w:bCs/>
        </w:rPr>
        <w:t>RCBldGH</w:t>
      </w:r>
      <w:proofErr w:type="spellEnd"/>
      <w:r w:rsidRPr="00B14C87">
        <w:rPr>
          <w:rFonts w:hint="eastAsia"/>
          <w:b/>
          <w:bCs/>
        </w:rPr>
        <w:t xml:space="preserve"> Manual.docx (user manual)  </w:t>
      </w:r>
      <w:r w:rsidRPr="00B14C87">
        <w:rPr>
          <w:b/>
          <w:bCs/>
        </w:rPr>
        <w:pict w14:anchorId="3E71DCF2">
          <v:rect id="_x0000_i1071" style="width:0;height:.75pt" o:hralign="center" o:hrstd="t" o:hrnoshade="t" o:hr="t" fillcolor="#404040" stroked="f"/>
        </w:pict>
      </w:r>
    </w:p>
    <w:p w14:paraId="2CCBF937" w14:textId="77777777" w:rsidR="00B14C87" w:rsidRPr="00B14C87" w:rsidRDefault="00B14C87" w:rsidP="00B14C87">
      <w:pPr>
        <w:ind w:firstLineChars="82" w:firstLine="198"/>
        <w:rPr>
          <w:b/>
          <w:bCs/>
        </w:rPr>
      </w:pPr>
      <w:r w:rsidRPr="00B14C87">
        <w:rPr>
          <w:b/>
          <w:bCs/>
        </w:rPr>
        <w:t>2. Pre-Setup</w:t>
      </w:r>
    </w:p>
    <w:p w14:paraId="2824748B" w14:textId="77777777" w:rsidR="00B14C87" w:rsidRPr="00B14C87" w:rsidRDefault="00B14C87" w:rsidP="00B14C87">
      <w:pPr>
        <w:ind w:firstLineChars="83" w:firstLine="199"/>
      </w:pPr>
      <w:r w:rsidRPr="00B14C87">
        <w:t>2.1 Configure Environment Variables</w:t>
      </w:r>
    </w:p>
    <w:p w14:paraId="3B5D3CFF" w14:textId="77777777" w:rsidR="00B14C87" w:rsidRPr="00B14C87" w:rsidRDefault="00B14C87" w:rsidP="00B14C87">
      <w:pPr>
        <w:ind w:firstLineChars="0" w:firstLine="360"/>
      </w:pPr>
      <w:r w:rsidRPr="00B14C87">
        <w:t>Add </w:t>
      </w:r>
      <w:proofErr w:type="spellStart"/>
      <w:r w:rsidRPr="00B14C87">
        <w:rPr>
          <w:b/>
          <w:bCs/>
        </w:rPr>
        <w:t>RCBldEng</w:t>
      </w:r>
      <w:proofErr w:type="spellEnd"/>
      <w:r w:rsidRPr="00B14C87">
        <w:t> to your system environment variables:</w:t>
      </w:r>
    </w:p>
    <w:p w14:paraId="02F9D895" w14:textId="77777777" w:rsidR="00B14C87" w:rsidRPr="00B14C87" w:rsidRDefault="00B14C87" w:rsidP="00B14C87">
      <w:pPr>
        <w:numPr>
          <w:ilvl w:val="0"/>
          <w:numId w:val="6"/>
        </w:numPr>
        <w:ind w:firstLineChars="0"/>
      </w:pPr>
      <w:r w:rsidRPr="00B14C87">
        <w:rPr>
          <w:b/>
          <w:bCs/>
        </w:rPr>
        <w:t>Variable Name</w:t>
      </w:r>
      <w:r w:rsidRPr="00B14C87">
        <w:t>: </w:t>
      </w:r>
      <w:proofErr w:type="spellStart"/>
      <w:r w:rsidRPr="00B14C87">
        <w:t>RCBldEng</w:t>
      </w:r>
      <w:proofErr w:type="spellEnd"/>
    </w:p>
    <w:p w14:paraId="45F68CB8" w14:textId="77777777" w:rsidR="00B14C87" w:rsidRPr="00B14C87" w:rsidRDefault="00B14C87" w:rsidP="00B14C87">
      <w:pPr>
        <w:numPr>
          <w:ilvl w:val="0"/>
          <w:numId w:val="6"/>
        </w:numPr>
        <w:ind w:firstLineChars="0"/>
      </w:pPr>
      <w:r w:rsidRPr="00B14C87">
        <w:rPr>
          <w:b/>
          <w:bCs/>
        </w:rPr>
        <w:t>Variable Value</w:t>
      </w:r>
      <w:r w:rsidRPr="00B14C87">
        <w:t>: File path to the </w:t>
      </w:r>
      <w:proofErr w:type="spellStart"/>
      <w:r w:rsidRPr="00B14C87">
        <w:rPr>
          <w:b/>
          <w:bCs/>
        </w:rPr>
        <w:t>RCBldEng</w:t>
      </w:r>
      <w:proofErr w:type="spellEnd"/>
      <w:r w:rsidRPr="00B14C87">
        <w:t> folder.</w:t>
      </w:r>
    </w:p>
    <w:p w14:paraId="13672336" w14:textId="77777777" w:rsidR="00B14C87" w:rsidRPr="00B14C87" w:rsidRDefault="00B14C87" w:rsidP="00B14C87">
      <w:pPr>
        <w:ind w:left="1200" w:firstLineChars="0" w:firstLine="0"/>
        <w:rPr>
          <w:rFonts w:hint="eastAsia"/>
        </w:rPr>
      </w:pPr>
    </w:p>
    <w:p w14:paraId="6A833096" w14:textId="77777777" w:rsidR="00B14C87" w:rsidRPr="00B14C87" w:rsidRDefault="00B14C87" w:rsidP="00B14C87">
      <w:pPr>
        <w:ind w:firstLineChars="83" w:firstLine="199"/>
      </w:pPr>
      <w:r w:rsidRPr="00B14C87">
        <w:t xml:space="preserve">2.2 Install the </w:t>
      </w:r>
      <w:proofErr w:type="spellStart"/>
      <w:r w:rsidRPr="00B14C87">
        <w:t>RCBldGH</w:t>
      </w:r>
      <w:proofErr w:type="spellEnd"/>
      <w:r w:rsidRPr="00B14C87">
        <w:t xml:space="preserve"> Plugin</w:t>
      </w:r>
    </w:p>
    <w:p w14:paraId="45EBDDBB" w14:textId="77777777" w:rsidR="00B14C87" w:rsidRDefault="00B14C87" w:rsidP="00B14C87">
      <w:pPr>
        <w:ind w:firstLine="480"/>
      </w:pPr>
      <w:r w:rsidRPr="00B14C87">
        <w:t>Place</w:t>
      </w:r>
      <w:r w:rsidRPr="00B14C87">
        <w:rPr>
          <w:b/>
          <w:bCs/>
        </w:rPr>
        <w:t> </w:t>
      </w:r>
      <w:proofErr w:type="spellStart"/>
      <w:r w:rsidRPr="00B14C87">
        <w:rPr>
          <w:b/>
          <w:bCs/>
        </w:rPr>
        <w:t>RCBldGH.gha</w:t>
      </w:r>
      <w:proofErr w:type="spellEnd"/>
      <w:r w:rsidRPr="00B14C87">
        <w:rPr>
          <w:b/>
          <w:bCs/>
        </w:rPr>
        <w:t> </w:t>
      </w:r>
      <w:r w:rsidRPr="00B14C87">
        <w:t>into Grasshopper’s third-party plugin library folder.</w:t>
      </w:r>
    </w:p>
    <w:p w14:paraId="20874055" w14:textId="7FBBB778" w:rsidR="00B14C87" w:rsidRPr="00B14C87" w:rsidRDefault="00B14C87" w:rsidP="00B14C87">
      <w:pPr>
        <w:ind w:firstLine="480"/>
        <w:jc w:val="center"/>
      </w:pPr>
      <w:ins w:id="0" w:author="ang lu" w:date="2024-09-16T15:23:00Z">
        <w:r>
          <w:rPr>
            <w:noProof/>
          </w:rPr>
          <w:drawing>
            <wp:inline distT="0" distB="0" distL="0" distR="0" wp14:anchorId="5F7A7871" wp14:editId="2139DEB4">
              <wp:extent cx="4618046" cy="3183038"/>
              <wp:effectExtent l="0" t="0" r="0" b="0"/>
              <wp:docPr id="3509674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67471" name=""/>
                      <pic:cNvPicPr/>
                    </pic:nvPicPr>
                    <pic:blipFill>
                      <a:blip r:embed="rId7"/>
                      <a:stretch>
                        <a:fillRect/>
                      </a:stretch>
                    </pic:blipFill>
                    <pic:spPr>
                      <a:xfrm>
                        <a:off x="0" y="0"/>
                        <a:ext cx="4645544" cy="3201991"/>
                      </a:xfrm>
                      <a:prstGeom prst="rect">
                        <a:avLst/>
                      </a:prstGeom>
                    </pic:spPr>
                  </pic:pic>
                </a:graphicData>
              </a:graphic>
            </wp:inline>
          </w:drawing>
        </w:r>
      </w:ins>
    </w:p>
    <w:p w14:paraId="04A636B7" w14:textId="77777777" w:rsidR="00B14C87" w:rsidRPr="00B14C87" w:rsidRDefault="00B14C87" w:rsidP="00B14C87">
      <w:pPr>
        <w:ind w:firstLine="480"/>
      </w:pPr>
      <w:r w:rsidRPr="00B14C87">
        <w:pict w14:anchorId="3136167E">
          <v:rect id="_x0000_i1072" style="width:0;height:.75pt" o:hralign="center" o:hrstd="t" o:hrnoshade="t" o:hr="t" fillcolor="#404040" stroked="f"/>
        </w:pict>
      </w:r>
    </w:p>
    <w:p w14:paraId="778DAD8B" w14:textId="77777777" w:rsidR="00B14C87" w:rsidRPr="00B14C87" w:rsidRDefault="00B14C87" w:rsidP="00B14C87">
      <w:pPr>
        <w:ind w:firstLineChars="82" w:firstLine="198"/>
        <w:rPr>
          <w:b/>
          <w:bCs/>
        </w:rPr>
      </w:pPr>
      <w:r w:rsidRPr="00B14C87">
        <w:rPr>
          <w:b/>
          <w:bCs/>
        </w:rPr>
        <w:lastRenderedPageBreak/>
        <w:t>3. Workflow Overview</w:t>
      </w:r>
    </w:p>
    <w:p w14:paraId="6D6146BE" w14:textId="77777777" w:rsidR="00B14C87" w:rsidRDefault="00B14C87" w:rsidP="00B14C87">
      <w:pPr>
        <w:ind w:firstLine="480"/>
      </w:pPr>
      <w:r w:rsidRPr="00B14C87">
        <w:t>This section uses the </w:t>
      </w:r>
      <w:r w:rsidRPr="00B14C87">
        <w:rPr>
          <w:b/>
          <w:bCs/>
        </w:rPr>
        <w:t>example.gh</w:t>
      </w:r>
      <w:r w:rsidRPr="00B14C87">
        <w:t> file to demonstrate the energy simulation workflow.</w:t>
      </w:r>
    </w:p>
    <w:p w14:paraId="451FCE92" w14:textId="6B3188F0" w:rsidR="00B14C87" w:rsidRDefault="00B14C87" w:rsidP="00B14C87">
      <w:pPr>
        <w:ind w:firstLine="480"/>
      </w:pPr>
      <w:r>
        <w:rPr>
          <w:noProof/>
        </w:rPr>
        <w:drawing>
          <wp:inline distT="0" distB="0" distL="0" distR="0" wp14:anchorId="665F44CA" wp14:editId="6778ADD6">
            <wp:extent cx="5188739" cy="2847372"/>
            <wp:effectExtent l="0" t="0" r="0" b="0"/>
            <wp:docPr id="18122806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80613" name=""/>
                    <pic:cNvPicPr/>
                  </pic:nvPicPr>
                  <pic:blipFill>
                    <a:blip r:embed="rId8"/>
                    <a:stretch>
                      <a:fillRect/>
                    </a:stretch>
                  </pic:blipFill>
                  <pic:spPr>
                    <a:xfrm>
                      <a:off x="0" y="0"/>
                      <a:ext cx="5192309" cy="2849331"/>
                    </a:xfrm>
                    <a:prstGeom prst="rect">
                      <a:avLst/>
                    </a:prstGeom>
                  </pic:spPr>
                </pic:pic>
              </a:graphicData>
            </a:graphic>
          </wp:inline>
        </w:drawing>
      </w:r>
    </w:p>
    <w:p w14:paraId="2958D9AF" w14:textId="4EF450FD" w:rsidR="00B14C87" w:rsidRDefault="008F16E4" w:rsidP="00B14C87">
      <w:pPr>
        <w:pStyle w:val="af3"/>
        <w:ind w:firstLine="420"/>
      </w:pPr>
      <w:r w:rsidRPr="008F16E4">
        <w:t>Overview of simulation processes</w:t>
      </w:r>
    </w:p>
    <w:p w14:paraId="05EAFD43" w14:textId="29A656EB" w:rsidR="00B14C87" w:rsidRPr="00E91D31" w:rsidRDefault="00B14C87" w:rsidP="00B14C87">
      <w:pPr>
        <w:ind w:firstLineChars="83"/>
        <w:rPr>
          <w:b/>
          <w:bCs/>
        </w:rPr>
      </w:pPr>
      <w:r w:rsidRPr="00B14C87">
        <w:rPr>
          <w:b/>
          <w:bCs/>
        </w:rPr>
        <w:t>3.1 Input Data Section</w:t>
      </w:r>
    </w:p>
    <w:p w14:paraId="5B3F2D6F" w14:textId="77777777" w:rsidR="008F16E4" w:rsidRDefault="008F16E4" w:rsidP="008F16E4">
      <w:pPr>
        <w:keepNext/>
        <w:ind w:firstLine="480"/>
        <w:jc w:val="center"/>
      </w:pPr>
      <w:r>
        <w:rPr>
          <w:noProof/>
        </w:rPr>
        <w:drawing>
          <wp:inline distT="0" distB="0" distL="0" distR="0" wp14:anchorId="3534ADB1" wp14:editId="40F83611">
            <wp:extent cx="4032874" cy="1941982"/>
            <wp:effectExtent l="0" t="0" r="6350" b="1270"/>
            <wp:docPr id="1281599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9938" name=""/>
                    <pic:cNvPicPr/>
                  </pic:nvPicPr>
                  <pic:blipFill>
                    <a:blip r:embed="rId9"/>
                    <a:stretch>
                      <a:fillRect/>
                    </a:stretch>
                  </pic:blipFill>
                  <pic:spPr>
                    <a:xfrm>
                      <a:off x="0" y="0"/>
                      <a:ext cx="4048169" cy="1949347"/>
                    </a:xfrm>
                    <a:prstGeom prst="rect">
                      <a:avLst/>
                    </a:prstGeom>
                  </pic:spPr>
                </pic:pic>
              </a:graphicData>
            </a:graphic>
          </wp:inline>
        </w:drawing>
      </w:r>
    </w:p>
    <w:p w14:paraId="21BEF11D" w14:textId="31EE55AD" w:rsidR="008F16E4" w:rsidRPr="001834B2" w:rsidRDefault="008F16E4" w:rsidP="008F16E4">
      <w:pPr>
        <w:pStyle w:val="af3"/>
        <w:ind w:firstLine="420"/>
      </w:pPr>
      <w:r w:rsidRPr="008F16E4">
        <w:t xml:space="preserve">Data input required by the </w:t>
      </w:r>
      <w:proofErr w:type="spellStart"/>
      <w:r w:rsidRPr="008F16E4">
        <w:t>MaterialAssign</w:t>
      </w:r>
      <w:proofErr w:type="spellEnd"/>
      <w:r w:rsidRPr="008F16E4">
        <w:t xml:space="preserve"> Component.</w:t>
      </w:r>
    </w:p>
    <w:p w14:paraId="78BBC096" w14:textId="7A334AD4" w:rsidR="008F16E4" w:rsidRPr="008F16E4" w:rsidRDefault="00E91D31" w:rsidP="00E91D31">
      <w:pPr>
        <w:ind w:firstLine="482"/>
        <w:rPr>
          <w:b/>
          <w:bCs/>
        </w:rPr>
      </w:pPr>
      <w:r w:rsidRPr="00E91D31">
        <w:rPr>
          <w:rFonts w:hint="eastAsia"/>
          <w:b/>
          <w:bCs/>
        </w:rPr>
        <w:t xml:space="preserve">3.1.1 </w:t>
      </w:r>
      <w:proofErr w:type="spellStart"/>
      <w:r w:rsidR="008F16E4" w:rsidRPr="008F16E4">
        <w:rPr>
          <w:b/>
          <w:bCs/>
        </w:rPr>
        <w:t>MaterialAssign</w:t>
      </w:r>
      <w:proofErr w:type="spellEnd"/>
      <w:r w:rsidR="008F16E4" w:rsidRPr="008F16E4">
        <w:rPr>
          <w:b/>
          <w:bCs/>
        </w:rPr>
        <w:t xml:space="preserve"> Component</w:t>
      </w:r>
    </w:p>
    <w:p w14:paraId="55D83CB7" w14:textId="77777777" w:rsidR="008F16E4" w:rsidRPr="008F16E4" w:rsidRDefault="008F16E4" w:rsidP="008F16E4">
      <w:pPr>
        <w:ind w:firstLine="480"/>
      </w:pPr>
      <w:r w:rsidRPr="008F16E4">
        <w:t>This component aggregates basic information for thermal zones, including:</w:t>
      </w:r>
    </w:p>
    <w:p w14:paraId="639E2CFE" w14:textId="77777777" w:rsidR="008F16E4" w:rsidRPr="008F16E4" w:rsidRDefault="008F16E4" w:rsidP="008F16E4">
      <w:pPr>
        <w:numPr>
          <w:ilvl w:val="0"/>
          <w:numId w:val="7"/>
        </w:numPr>
        <w:ind w:firstLine="482"/>
      </w:pPr>
      <w:r w:rsidRPr="008F16E4">
        <w:rPr>
          <w:b/>
          <w:bCs/>
        </w:rPr>
        <w:t>Building Geometry</w:t>
      </w:r>
      <w:r w:rsidRPr="008F16E4">
        <w:t xml:space="preserve">: </w:t>
      </w:r>
      <w:proofErr w:type="spellStart"/>
      <w:r w:rsidRPr="008F16E4">
        <w:t>Breps</w:t>
      </w:r>
      <w:proofErr w:type="spellEnd"/>
      <w:r w:rsidRPr="008F16E4">
        <w:t>.</w:t>
      </w:r>
    </w:p>
    <w:p w14:paraId="4630F76C" w14:textId="77777777" w:rsidR="008F16E4" w:rsidRPr="008F16E4" w:rsidRDefault="008F16E4" w:rsidP="008F16E4">
      <w:pPr>
        <w:numPr>
          <w:ilvl w:val="0"/>
          <w:numId w:val="7"/>
        </w:numPr>
        <w:ind w:firstLine="482"/>
      </w:pPr>
      <w:r w:rsidRPr="008F16E4">
        <w:rPr>
          <w:b/>
          <w:bCs/>
        </w:rPr>
        <w:t>Window Configurations (Windows)</w:t>
      </w:r>
      <w:r w:rsidRPr="008F16E4">
        <w:t>:</w:t>
      </w:r>
    </w:p>
    <w:p w14:paraId="5F90BA55" w14:textId="77777777" w:rsidR="008F16E4" w:rsidRPr="008F16E4" w:rsidRDefault="008F16E4" w:rsidP="008F16E4">
      <w:pPr>
        <w:numPr>
          <w:ilvl w:val="1"/>
          <w:numId w:val="7"/>
        </w:numPr>
        <w:ind w:firstLine="480"/>
      </w:pPr>
      <w:r w:rsidRPr="008F16E4">
        <w:t>Custom window shapes (Surfaces).</w:t>
      </w:r>
    </w:p>
    <w:p w14:paraId="4E492F63" w14:textId="77777777" w:rsidR="008F16E4" w:rsidRPr="008F16E4" w:rsidRDefault="008F16E4" w:rsidP="008F16E4">
      <w:pPr>
        <w:numPr>
          <w:ilvl w:val="1"/>
          <w:numId w:val="7"/>
        </w:numPr>
        <w:ind w:firstLine="480"/>
      </w:pPr>
      <w:r w:rsidRPr="008F16E4">
        <w:t>Window material properties: thermal resistance, emissivity, and solar heat gain coefficient (SHGC).</w:t>
      </w:r>
    </w:p>
    <w:p w14:paraId="68ABC101" w14:textId="77777777" w:rsidR="008F16E4" w:rsidRDefault="008F16E4" w:rsidP="008F16E4">
      <w:pPr>
        <w:numPr>
          <w:ilvl w:val="1"/>
          <w:numId w:val="7"/>
        </w:numPr>
        <w:ind w:firstLine="480"/>
      </w:pPr>
      <w:r w:rsidRPr="008F16E4">
        <w:t>Shading settings: tilt angle, type, location, and control method.</w:t>
      </w:r>
    </w:p>
    <w:p w14:paraId="7AECF781" w14:textId="14468B04" w:rsidR="008F16E4" w:rsidRDefault="008F16E4" w:rsidP="008F16E4">
      <w:pPr>
        <w:ind w:left="1080" w:firstLineChars="0" w:firstLine="0"/>
      </w:pPr>
      <w:ins w:id="1" w:author="ang lu" w:date="2025-02-13T20:36:00Z" w16du:dateUtc="2025-02-13T12:36:00Z">
        <w:r>
          <w:rPr>
            <w:noProof/>
          </w:rPr>
          <w:lastRenderedPageBreak/>
          <w:drawing>
            <wp:inline distT="0" distB="0" distL="0" distR="0" wp14:anchorId="01DAEDAB" wp14:editId="46DC6AF3">
              <wp:extent cx="4352227" cy="1242104"/>
              <wp:effectExtent l="0" t="0" r="0" b="0"/>
              <wp:docPr id="149300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0030" name=""/>
                      <pic:cNvPicPr/>
                    </pic:nvPicPr>
                    <pic:blipFill>
                      <a:blip r:embed="rId10"/>
                      <a:stretch>
                        <a:fillRect/>
                      </a:stretch>
                    </pic:blipFill>
                    <pic:spPr>
                      <a:xfrm>
                        <a:off x="0" y="0"/>
                        <a:ext cx="4405771" cy="1257385"/>
                      </a:xfrm>
                      <a:prstGeom prst="rect">
                        <a:avLst/>
                      </a:prstGeom>
                    </pic:spPr>
                  </pic:pic>
                </a:graphicData>
              </a:graphic>
            </wp:inline>
          </w:drawing>
        </w:r>
      </w:ins>
    </w:p>
    <w:p w14:paraId="29A8C42C" w14:textId="3AC56157" w:rsidR="008F16E4" w:rsidRPr="001834B2" w:rsidRDefault="008F16E4" w:rsidP="008F16E4">
      <w:pPr>
        <w:pStyle w:val="af3"/>
        <w:ind w:firstLine="420"/>
      </w:pPr>
      <w:r w:rsidRPr="008F16E4">
        <w:t>Window</w:t>
      </w:r>
      <w:r w:rsidRPr="008F16E4">
        <w:t xml:space="preserve"> </w:t>
      </w:r>
      <w:r w:rsidRPr="008F16E4">
        <w:t>Component.</w:t>
      </w:r>
    </w:p>
    <w:p w14:paraId="20182D9D" w14:textId="77777777" w:rsidR="008F16E4" w:rsidRPr="008F16E4" w:rsidRDefault="008F16E4" w:rsidP="008F16E4">
      <w:pPr>
        <w:numPr>
          <w:ilvl w:val="0"/>
          <w:numId w:val="7"/>
        </w:numPr>
        <w:ind w:firstLine="482"/>
      </w:pPr>
      <w:r w:rsidRPr="008F16E4">
        <w:rPr>
          <w:b/>
          <w:bCs/>
        </w:rPr>
        <w:t>Envelope Material Settings (</w:t>
      </w:r>
      <w:proofErr w:type="spellStart"/>
      <w:r w:rsidRPr="008F16E4">
        <w:rPr>
          <w:b/>
          <w:bCs/>
        </w:rPr>
        <w:t>MaterialSetting</w:t>
      </w:r>
      <w:proofErr w:type="spellEnd"/>
      <w:r w:rsidRPr="008F16E4">
        <w:rPr>
          <w:b/>
          <w:bCs/>
        </w:rPr>
        <w:t>)</w:t>
      </w:r>
      <w:r w:rsidRPr="008F16E4">
        <w:t>:</w:t>
      </w:r>
    </w:p>
    <w:p w14:paraId="5A9AA93D" w14:textId="77777777" w:rsidR="008F16E4" w:rsidRDefault="008F16E4" w:rsidP="008F16E4">
      <w:pPr>
        <w:numPr>
          <w:ilvl w:val="1"/>
          <w:numId w:val="7"/>
        </w:numPr>
        <w:ind w:firstLine="480"/>
      </w:pPr>
      <w:r w:rsidRPr="008F16E4">
        <w:t>Roof, exterior walls, interior walls, exterior floor, interior floor, ground, and window glass materials.</w:t>
      </w:r>
    </w:p>
    <w:p w14:paraId="35570360" w14:textId="66295C1B" w:rsidR="008F16E4" w:rsidRPr="008F16E4" w:rsidRDefault="008F16E4" w:rsidP="008F16E4">
      <w:pPr>
        <w:ind w:left="1080" w:firstLineChars="0" w:firstLine="0"/>
        <w:jc w:val="center"/>
      </w:pPr>
      <w:ins w:id="2" w:author="ang lu" w:date="2025-02-13T20:46:00Z" w16du:dateUtc="2025-02-13T12:46:00Z">
        <w:r>
          <w:rPr>
            <w:noProof/>
          </w:rPr>
          <w:drawing>
            <wp:inline distT="0" distB="0" distL="0" distR="0" wp14:anchorId="5BBF56AB" wp14:editId="566CB650">
              <wp:extent cx="1771741" cy="997001"/>
              <wp:effectExtent l="0" t="0" r="0" b="0"/>
              <wp:docPr id="21091313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31399" name=""/>
                      <pic:cNvPicPr/>
                    </pic:nvPicPr>
                    <pic:blipFill>
                      <a:blip r:embed="rId11"/>
                      <a:stretch>
                        <a:fillRect/>
                      </a:stretch>
                    </pic:blipFill>
                    <pic:spPr>
                      <a:xfrm>
                        <a:off x="0" y="0"/>
                        <a:ext cx="1771741" cy="997001"/>
                      </a:xfrm>
                      <a:prstGeom prst="rect">
                        <a:avLst/>
                      </a:prstGeom>
                    </pic:spPr>
                  </pic:pic>
                </a:graphicData>
              </a:graphic>
            </wp:inline>
          </w:drawing>
        </w:r>
      </w:ins>
    </w:p>
    <w:p w14:paraId="7A5B74C1" w14:textId="77777777" w:rsidR="008F16E4" w:rsidRDefault="008F16E4" w:rsidP="008F16E4">
      <w:pPr>
        <w:numPr>
          <w:ilvl w:val="1"/>
          <w:numId w:val="7"/>
        </w:numPr>
        <w:ind w:firstLine="480"/>
      </w:pPr>
      <w:r w:rsidRPr="008F16E4">
        <w:t>Material properties defined by U-value, absorption coefficient, and reflection coefficient.</w:t>
      </w:r>
    </w:p>
    <w:p w14:paraId="218253B5" w14:textId="1FD2059F" w:rsidR="008F16E4" w:rsidRDefault="008F16E4" w:rsidP="008F16E4">
      <w:pPr>
        <w:ind w:left="1080" w:firstLineChars="0" w:firstLine="0"/>
        <w:jc w:val="center"/>
      </w:pPr>
      <w:ins w:id="3" w:author="ang lu" w:date="2025-02-13T20:50:00Z" w16du:dateUtc="2025-02-13T12:50:00Z">
        <w:r>
          <w:rPr>
            <w:noProof/>
          </w:rPr>
          <w:drawing>
            <wp:inline distT="0" distB="0" distL="0" distR="0" wp14:anchorId="572E6772" wp14:editId="2A437395">
              <wp:extent cx="5002606" cy="2463066"/>
              <wp:effectExtent l="0" t="0" r="7620" b="0"/>
              <wp:docPr id="2030890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90896" name=""/>
                      <pic:cNvPicPr/>
                    </pic:nvPicPr>
                    <pic:blipFill>
                      <a:blip r:embed="rId12"/>
                      <a:stretch>
                        <a:fillRect/>
                      </a:stretch>
                    </pic:blipFill>
                    <pic:spPr>
                      <a:xfrm>
                        <a:off x="0" y="0"/>
                        <a:ext cx="5013838" cy="2468596"/>
                      </a:xfrm>
                      <a:prstGeom prst="rect">
                        <a:avLst/>
                      </a:prstGeom>
                    </pic:spPr>
                  </pic:pic>
                </a:graphicData>
              </a:graphic>
            </wp:inline>
          </w:drawing>
        </w:r>
      </w:ins>
    </w:p>
    <w:p w14:paraId="1213F824" w14:textId="79CD7BD7" w:rsidR="008F16E4" w:rsidRPr="008F16E4" w:rsidRDefault="008F16E4" w:rsidP="008F16E4">
      <w:pPr>
        <w:pStyle w:val="af3"/>
        <w:ind w:firstLine="420"/>
        <w:rPr>
          <w:rFonts w:hint="eastAsia"/>
        </w:rPr>
      </w:pPr>
      <w:proofErr w:type="spellStart"/>
      <w:r>
        <w:rPr>
          <w:rFonts w:hint="eastAsia"/>
        </w:rPr>
        <w:t>MaterialSetting</w:t>
      </w:r>
      <w:proofErr w:type="spellEnd"/>
      <w:r w:rsidRPr="008F16E4">
        <w:t xml:space="preserve"> Component.</w:t>
      </w:r>
    </w:p>
    <w:p w14:paraId="219B0A06" w14:textId="77777777" w:rsidR="008F16E4" w:rsidRPr="008F16E4" w:rsidRDefault="008F16E4" w:rsidP="008F16E4">
      <w:pPr>
        <w:numPr>
          <w:ilvl w:val="0"/>
          <w:numId w:val="7"/>
        </w:numPr>
        <w:ind w:firstLine="482"/>
      </w:pPr>
      <w:r w:rsidRPr="008F16E4">
        <w:rPr>
          <w:b/>
          <w:bCs/>
        </w:rPr>
        <w:t>Building Usage (Program)</w:t>
      </w:r>
      <w:r w:rsidRPr="008F16E4">
        <w:t>:</w:t>
      </w:r>
    </w:p>
    <w:p w14:paraId="7FC4EBB8" w14:textId="77777777" w:rsidR="008F16E4" w:rsidRDefault="008F16E4" w:rsidP="008F16E4">
      <w:pPr>
        <w:numPr>
          <w:ilvl w:val="1"/>
          <w:numId w:val="7"/>
        </w:numPr>
        <w:ind w:firstLine="480"/>
      </w:pPr>
      <w:r w:rsidRPr="008F16E4">
        <w:t>Occupancy rate, metabolic rate, appliance intensity, outdoor air rate, air infiltration rate, window open area percentage, air infiltration level, ventilation type, domestic hot water (DHW) load, night flushing, lighting template, and HVAC template.</w:t>
      </w:r>
    </w:p>
    <w:p w14:paraId="0E7A26CF" w14:textId="42458325" w:rsidR="008F16E4" w:rsidRDefault="008F16E4" w:rsidP="008F16E4">
      <w:pPr>
        <w:ind w:firstLineChars="0"/>
        <w:jc w:val="both"/>
      </w:pPr>
      <w:r>
        <w:rPr>
          <w:noProof/>
        </w:rPr>
        <w:lastRenderedPageBreak/>
        <w:drawing>
          <wp:inline distT="0" distB="0" distL="0" distR="0" wp14:anchorId="5F7373D1" wp14:editId="6B2F04E5">
            <wp:extent cx="1045210" cy="919225"/>
            <wp:effectExtent l="0" t="0" r="2540" b="0"/>
            <wp:docPr id="1694772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72881" name=""/>
                    <pic:cNvPicPr/>
                  </pic:nvPicPr>
                  <pic:blipFill>
                    <a:blip r:embed="rId13"/>
                    <a:stretch>
                      <a:fillRect/>
                    </a:stretch>
                  </pic:blipFill>
                  <pic:spPr>
                    <a:xfrm>
                      <a:off x="0" y="0"/>
                      <a:ext cx="1059870" cy="932118"/>
                    </a:xfrm>
                    <a:prstGeom prst="rect">
                      <a:avLst/>
                    </a:prstGeom>
                  </pic:spPr>
                </pic:pic>
              </a:graphicData>
            </a:graphic>
          </wp:inline>
        </w:drawing>
      </w:r>
      <w:r w:rsidRPr="002A6B29">
        <w:rPr>
          <w:noProof/>
        </w:rPr>
        <w:t xml:space="preserve"> </w:t>
      </w:r>
      <w:r>
        <w:rPr>
          <w:noProof/>
        </w:rPr>
        <w:drawing>
          <wp:inline distT="0" distB="0" distL="0" distR="0" wp14:anchorId="05DBBB95" wp14:editId="59B7F64E">
            <wp:extent cx="3985374" cy="1633235"/>
            <wp:effectExtent l="0" t="0" r="0" b="5080"/>
            <wp:docPr id="81386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617" name=""/>
                    <pic:cNvPicPr/>
                  </pic:nvPicPr>
                  <pic:blipFill>
                    <a:blip r:embed="rId14"/>
                    <a:stretch>
                      <a:fillRect/>
                    </a:stretch>
                  </pic:blipFill>
                  <pic:spPr>
                    <a:xfrm>
                      <a:off x="0" y="0"/>
                      <a:ext cx="4065125" cy="1665918"/>
                    </a:xfrm>
                    <a:prstGeom prst="rect">
                      <a:avLst/>
                    </a:prstGeom>
                  </pic:spPr>
                </pic:pic>
              </a:graphicData>
            </a:graphic>
          </wp:inline>
        </w:drawing>
      </w:r>
    </w:p>
    <w:p w14:paraId="42493B71" w14:textId="1FE15519" w:rsidR="008F16E4" w:rsidRPr="008F16E4" w:rsidRDefault="008F16E4" w:rsidP="00E91D31">
      <w:pPr>
        <w:pStyle w:val="af3"/>
        <w:ind w:left="360" w:firstLineChars="0" w:firstLine="0"/>
        <w:rPr>
          <w:rFonts w:hint="eastAsia"/>
        </w:rPr>
      </w:pPr>
      <w:r>
        <w:rPr>
          <w:rFonts w:hint="eastAsia"/>
        </w:rPr>
        <w:t>Program</w:t>
      </w:r>
      <w:r>
        <w:rPr>
          <w:rFonts w:hint="eastAsia"/>
        </w:rPr>
        <w:t xml:space="preserve"> Component</w:t>
      </w:r>
    </w:p>
    <w:p w14:paraId="45F74A87" w14:textId="77777777" w:rsidR="008F16E4" w:rsidRPr="008F16E4" w:rsidRDefault="008F16E4" w:rsidP="008F16E4">
      <w:pPr>
        <w:numPr>
          <w:ilvl w:val="0"/>
          <w:numId w:val="7"/>
        </w:numPr>
        <w:ind w:firstLine="482"/>
      </w:pPr>
      <w:r w:rsidRPr="008F16E4">
        <w:rPr>
          <w:b/>
          <w:bCs/>
        </w:rPr>
        <w:t>Schedules</w:t>
      </w:r>
      <w:r w:rsidRPr="008F16E4">
        <w:t>:</w:t>
      </w:r>
    </w:p>
    <w:p w14:paraId="3AF2EE0B" w14:textId="77777777" w:rsidR="008F16E4" w:rsidRPr="008F16E4" w:rsidRDefault="008F16E4" w:rsidP="008F16E4">
      <w:pPr>
        <w:numPr>
          <w:ilvl w:val="1"/>
          <w:numId w:val="7"/>
        </w:numPr>
        <w:ind w:firstLine="480"/>
      </w:pPr>
      <w:r w:rsidRPr="008F16E4">
        <w:t>24-hour schedules for heating/cooling, HVAC, lighting, occupancy, and appliance usage, aggregated into weekly schedules via </w:t>
      </w:r>
      <w:r w:rsidRPr="008F16E4">
        <w:rPr>
          <w:b/>
          <w:bCs/>
        </w:rPr>
        <w:t>Building Use Schedule (BUS)</w:t>
      </w:r>
      <w:r w:rsidRPr="008F16E4">
        <w:t> and </w:t>
      </w:r>
      <w:r w:rsidRPr="008F16E4">
        <w:rPr>
          <w:b/>
          <w:bCs/>
        </w:rPr>
        <w:t>Indoor Temperature Setpoint Schedule (ITSS)</w:t>
      </w:r>
      <w:r w:rsidRPr="008F16E4">
        <w:t>.</w:t>
      </w:r>
    </w:p>
    <w:p w14:paraId="14A2DD09" w14:textId="77777777" w:rsidR="008F16E4" w:rsidRDefault="008F16E4" w:rsidP="008F16E4">
      <w:pPr>
        <w:numPr>
          <w:ilvl w:val="1"/>
          <w:numId w:val="7"/>
        </w:numPr>
        <w:ind w:firstLine="480"/>
      </w:pPr>
      <w:r w:rsidRPr="008F16E4">
        <w:t>Monthly schedules (e.g., Monthly BUS, Monthly ITSS, Infiltration Monthly Schedule) combined with Timespans (defining month ranges) to generate annual schedules in </w:t>
      </w:r>
      <w:proofErr w:type="spellStart"/>
      <w:r w:rsidRPr="008F16E4">
        <w:rPr>
          <w:b/>
          <w:bCs/>
        </w:rPr>
        <w:t>ScheduleSetting</w:t>
      </w:r>
      <w:proofErr w:type="spellEnd"/>
      <w:r w:rsidRPr="008F16E4">
        <w:t>.</w:t>
      </w:r>
    </w:p>
    <w:p w14:paraId="41F969D5" w14:textId="77777777" w:rsidR="00E91D31" w:rsidRPr="00794FFD" w:rsidRDefault="00E91D31" w:rsidP="00E91D31">
      <w:pPr>
        <w:ind w:firstLineChars="0" w:firstLine="0"/>
      </w:pPr>
      <w:r>
        <w:rPr>
          <w:noProof/>
        </w:rPr>
        <w:drawing>
          <wp:inline distT="0" distB="0" distL="0" distR="0" wp14:anchorId="64EF6386" wp14:editId="4EC9FA93">
            <wp:extent cx="5400040" cy="1863090"/>
            <wp:effectExtent l="0" t="0" r="0" b="3810"/>
            <wp:docPr id="6730463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46373" name=""/>
                    <pic:cNvPicPr/>
                  </pic:nvPicPr>
                  <pic:blipFill>
                    <a:blip r:embed="rId15"/>
                    <a:stretch>
                      <a:fillRect/>
                    </a:stretch>
                  </pic:blipFill>
                  <pic:spPr>
                    <a:xfrm>
                      <a:off x="0" y="0"/>
                      <a:ext cx="5400040" cy="1863090"/>
                    </a:xfrm>
                    <a:prstGeom prst="rect">
                      <a:avLst/>
                    </a:prstGeom>
                  </pic:spPr>
                </pic:pic>
              </a:graphicData>
            </a:graphic>
          </wp:inline>
        </w:drawing>
      </w:r>
    </w:p>
    <w:p w14:paraId="185DE38D" w14:textId="41700A18" w:rsidR="00E91D31" w:rsidRDefault="00E91D31" w:rsidP="00E91D31">
      <w:pPr>
        <w:pStyle w:val="af3"/>
        <w:ind w:firstLineChars="0"/>
        <w:rPr>
          <w:rFonts w:hint="eastAsia"/>
        </w:rPr>
      </w:pPr>
      <w:r>
        <w:rPr>
          <w:rFonts w:hint="eastAsia"/>
        </w:rPr>
        <w:t>Schedule</w:t>
      </w:r>
      <w:r>
        <w:rPr>
          <w:rFonts w:hint="eastAsia"/>
        </w:rPr>
        <w:t xml:space="preserve"> Component</w:t>
      </w:r>
    </w:p>
    <w:p w14:paraId="47066F39" w14:textId="77777777" w:rsidR="008F16E4" w:rsidRDefault="008F16E4" w:rsidP="008F16E4">
      <w:pPr>
        <w:ind w:firstLine="480"/>
      </w:pPr>
      <w:r w:rsidRPr="008F16E4">
        <w:t>The </w:t>
      </w:r>
      <w:proofErr w:type="spellStart"/>
      <w:r w:rsidRPr="008F16E4">
        <w:rPr>
          <w:b/>
          <w:bCs/>
        </w:rPr>
        <w:t>MaterialAssign</w:t>
      </w:r>
      <w:proofErr w:type="spellEnd"/>
      <w:r w:rsidRPr="008F16E4">
        <w:t> component outputs </w:t>
      </w:r>
      <w:proofErr w:type="spellStart"/>
      <w:r w:rsidRPr="008F16E4">
        <w:rPr>
          <w:b/>
          <w:bCs/>
        </w:rPr>
        <w:t>SuperBreps</w:t>
      </w:r>
      <w:proofErr w:type="spellEnd"/>
      <w:r w:rsidRPr="008F16E4">
        <w:t>, which automatically assign material data to building geometries, resolve adjacency relationships, and generate thermal zone data for energy simulation.</w:t>
      </w:r>
    </w:p>
    <w:p w14:paraId="02147B50" w14:textId="7F360F6A" w:rsidR="00E91D31" w:rsidRPr="00E91D31" w:rsidRDefault="00E91D31" w:rsidP="00E91D31">
      <w:pPr>
        <w:ind w:firstLine="482"/>
        <w:rPr>
          <w:b/>
          <w:bCs/>
        </w:rPr>
      </w:pPr>
      <w:r>
        <w:rPr>
          <w:rFonts w:hint="eastAsia"/>
          <w:b/>
          <w:bCs/>
        </w:rPr>
        <w:t xml:space="preserve">3.1.2 </w:t>
      </w:r>
      <w:r w:rsidRPr="00E91D31">
        <w:rPr>
          <w:b/>
          <w:bCs/>
        </w:rPr>
        <w:t>BEM Component</w:t>
      </w:r>
    </w:p>
    <w:p w14:paraId="66CB6262" w14:textId="77777777" w:rsidR="00E91D31" w:rsidRPr="00E91D31" w:rsidRDefault="00E91D31" w:rsidP="00E91D31">
      <w:pPr>
        <w:ind w:firstLine="480"/>
      </w:pPr>
      <w:r w:rsidRPr="00E91D31">
        <w:t>This component integrates thermal zone data with:</w:t>
      </w:r>
    </w:p>
    <w:p w14:paraId="238A3DE5" w14:textId="77777777" w:rsidR="00E91D31" w:rsidRPr="00E91D31" w:rsidRDefault="00E91D31" w:rsidP="00E91D31">
      <w:pPr>
        <w:numPr>
          <w:ilvl w:val="0"/>
          <w:numId w:val="9"/>
        </w:numPr>
        <w:ind w:firstLine="482"/>
      </w:pPr>
      <w:r w:rsidRPr="00E91D31">
        <w:rPr>
          <w:b/>
          <w:bCs/>
        </w:rPr>
        <w:t>Site Information</w:t>
      </w:r>
      <w:r w:rsidRPr="00E91D31">
        <w:t>:</w:t>
      </w:r>
    </w:p>
    <w:p w14:paraId="09754114" w14:textId="77777777" w:rsidR="00E91D31" w:rsidRPr="00E91D31" w:rsidRDefault="00E91D31" w:rsidP="00E91D31">
      <w:pPr>
        <w:numPr>
          <w:ilvl w:val="1"/>
          <w:numId w:val="9"/>
        </w:numPr>
        <w:ind w:firstLine="480"/>
      </w:pPr>
      <w:r w:rsidRPr="00E91D31">
        <w:t>EPW-format weather file, building name (for labeling), building type, terrain class, ground type, envelope heat capacity, effective mass area, and monthly ground temperatures.</w:t>
      </w:r>
    </w:p>
    <w:p w14:paraId="724E494B" w14:textId="77777777" w:rsidR="00E91D31" w:rsidRPr="00E91D31" w:rsidRDefault="00E91D31" w:rsidP="00E91D31">
      <w:pPr>
        <w:numPr>
          <w:ilvl w:val="0"/>
          <w:numId w:val="9"/>
        </w:numPr>
        <w:ind w:firstLine="482"/>
      </w:pPr>
      <w:r w:rsidRPr="00E91D31">
        <w:rPr>
          <w:b/>
          <w:bCs/>
        </w:rPr>
        <w:t>Energy Systems</w:t>
      </w:r>
      <w:r w:rsidRPr="00E91D31">
        <w:t>:</w:t>
      </w:r>
    </w:p>
    <w:p w14:paraId="405EC8D1" w14:textId="77777777" w:rsidR="00E91D31" w:rsidRPr="00E91D31" w:rsidRDefault="00E91D31" w:rsidP="00E91D31">
      <w:pPr>
        <w:numPr>
          <w:ilvl w:val="1"/>
          <w:numId w:val="9"/>
        </w:numPr>
        <w:ind w:firstLine="480"/>
      </w:pPr>
      <w:r w:rsidRPr="00E91D31">
        <w:t>Hot water, heat pumps, energy sources, control strategies, and renewable energy types.</w:t>
      </w:r>
    </w:p>
    <w:p w14:paraId="62227FD1" w14:textId="77777777" w:rsidR="00E91D31" w:rsidRDefault="00E91D31" w:rsidP="00E91D31">
      <w:pPr>
        <w:keepNext/>
        <w:ind w:firstLineChars="0" w:firstLine="0"/>
        <w:jc w:val="center"/>
      </w:pPr>
      <w:r>
        <w:rPr>
          <w:noProof/>
        </w:rPr>
        <w:lastRenderedPageBreak/>
        <w:drawing>
          <wp:inline distT="0" distB="0" distL="0" distR="0" wp14:anchorId="501433FE" wp14:editId="321B7CCD">
            <wp:extent cx="4307722" cy="3214582"/>
            <wp:effectExtent l="0" t="0" r="0" b="5080"/>
            <wp:docPr id="2108100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00944" name=""/>
                    <pic:cNvPicPr/>
                  </pic:nvPicPr>
                  <pic:blipFill>
                    <a:blip r:embed="rId16"/>
                    <a:stretch>
                      <a:fillRect/>
                    </a:stretch>
                  </pic:blipFill>
                  <pic:spPr>
                    <a:xfrm>
                      <a:off x="0" y="0"/>
                      <a:ext cx="4313015" cy="3218532"/>
                    </a:xfrm>
                    <a:prstGeom prst="rect">
                      <a:avLst/>
                    </a:prstGeom>
                  </pic:spPr>
                </pic:pic>
              </a:graphicData>
            </a:graphic>
          </wp:inline>
        </w:drawing>
      </w:r>
    </w:p>
    <w:p w14:paraId="2124866E" w14:textId="6DEB37E4" w:rsidR="00E91D31" w:rsidRPr="001834B2" w:rsidRDefault="00E91D31" w:rsidP="00E91D31">
      <w:pPr>
        <w:pStyle w:val="af3"/>
        <w:ind w:left="720" w:firstLineChars="0" w:firstLine="0"/>
      </w:pPr>
      <w:r w:rsidRPr="008F16E4">
        <w:t xml:space="preserve">Data input required by the </w:t>
      </w:r>
      <w:r>
        <w:rPr>
          <w:rFonts w:hint="eastAsia"/>
        </w:rPr>
        <w:t>BEM</w:t>
      </w:r>
      <w:r w:rsidRPr="008F16E4">
        <w:t xml:space="preserve"> Component.</w:t>
      </w:r>
    </w:p>
    <w:p w14:paraId="6F5CD467" w14:textId="77777777" w:rsidR="00B14C87" w:rsidRPr="00B14C87" w:rsidRDefault="00B14C87" w:rsidP="00B14C87">
      <w:pPr>
        <w:ind w:firstLine="480"/>
      </w:pPr>
      <w:r w:rsidRPr="00B14C87">
        <w:pict w14:anchorId="0309ACCE">
          <v:rect id="_x0000_i1073" style="width:0;height:.75pt" o:hralign="center" o:hrstd="t" o:hrnoshade="t" o:hr="t" fillcolor="#404040" stroked="f"/>
        </w:pict>
      </w:r>
    </w:p>
    <w:p w14:paraId="0746741D" w14:textId="77777777" w:rsidR="00E91D31" w:rsidRPr="00E91D31" w:rsidRDefault="00E91D31" w:rsidP="00E91D31">
      <w:pPr>
        <w:ind w:firstLine="482"/>
        <w:rPr>
          <w:b/>
          <w:bCs/>
        </w:rPr>
      </w:pPr>
      <w:r w:rsidRPr="00E91D31">
        <w:rPr>
          <w:b/>
          <w:bCs/>
        </w:rPr>
        <w:t>3.2 Simulation &amp; Results</w:t>
      </w:r>
    </w:p>
    <w:p w14:paraId="34E125BF" w14:textId="77777777" w:rsidR="00E91D31" w:rsidRPr="00E91D31" w:rsidRDefault="00E91D31" w:rsidP="00E91D31">
      <w:pPr>
        <w:ind w:firstLine="480"/>
      </w:pPr>
      <w:r w:rsidRPr="00E91D31">
        <w:t>After completing all inputs, use the </w:t>
      </w:r>
      <w:r w:rsidRPr="00E91D31">
        <w:rPr>
          <w:b/>
          <w:bCs/>
        </w:rPr>
        <w:t>Run</w:t>
      </w:r>
      <w:r w:rsidRPr="00E91D31">
        <w:t> component to start the simulation by setting Toggle to True. The plugin invokes </w:t>
      </w:r>
      <w:r w:rsidRPr="00E91D31">
        <w:rPr>
          <w:b/>
          <w:bCs/>
        </w:rPr>
        <w:t>RCBldEng.exe</w:t>
      </w:r>
      <w:r w:rsidRPr="00E91D31">
        <w:t> (via the </w:t>
      </w:r>
      <w:proofErr w:type="spellStart"/>
      <w:r w:rsidRPr="00E91D31">
        <w:t>RCBldEng</w:t>
      </w:r>
      <w:proofErr w:type="spellEnd"/>
      <w:r w:rsidRPr="00E91D31">
        <w:t> system variable) to execute the simulation and outputs results as CSV files to the </w:t>
      </w:r>
      <w:r w:rsidRPr="00E91D31">
        <w:rPr>
          <w:b/>
          <w:bCs/>
        </w:rPr>
        <w:t>Projects</w:t>
      </w:r>
      <w:r w:rsidRPr="00E91D31">
        <w:t> folder.</w:t>
      </w:r>
    </w:p>
    <w:p w14:paraId="3C71E67B" w14:textId="77777777" w:rsidR="00E91D31" w:rsidRPr="00E91D31" w:rsidRDefault="00E91D31" w:rsidP="00E91D31">
      <w:pPr>
        <w:ind w:firstLine="482"/>
        <w:rPr>
          <w:b/>
          <w:bCs/>
        </w:rPr>
      </w:pPr>
      <w:r w:rsidRPr="00E91D31">
        <w:rPr>
          <w:b/>
          <w:bCs/>
        </w:rPr>
        <w:t>Result Visualization</w:t>
      </w:r>
    </w:p>
    <w:p w14:paraId="78A3CB35" w14:textId="77777777" w:rsidR="00E91D31" w:rsidRPr="00E91D31" w:rsidRDefault="00E91D31" w:rsidP="00E91D31">
      <w:pPr>
        <w:numPr>
          <w:ilvl w:val="0"/>
          <w:numId w:val="8"/>
        </w:numPr>
        <w:ind w:firstLine="482"/>
      </w:pPr>
      <w:r w:rsidRPr="00E91D31">
        <w:rPr>
          <w:b/>
          <w:bCs/>
        </w:rPr>
        <w:t>Hourly CSV Reader</w:t>
      </w:r>
      <w:r w:rsidRPr="00E91D31">
        <w:t>: Displays hourly energy consumption data.</w:t>
      </w:r>
    </w:p>
    <w:p w14:paraId="3EB797E1" w14:textId="77777777" w:rsidR="00E91D31" w:rsidRPr="00E91D31" w:rsidRDefault="00E91D31" w:rsidP="00E91D31">
      <w:pPr>
        <w:numPr>
          <w:ilvl w:val="0"/>
          <w:numId w:val="8"/>
        </w:numPr>
        <w:ind w:firstLine="482"/>
      </w:pPr>
      <w:r w:rsidRPr="00E91D31">
        <w:rPr>
          <w:b/>
          <w:bCs/>
        </w:rPr>
        <w:t>Indoor Temperature CSV Reader</w:t>
      </w:r>
      <w:r w:rsidRPr="00E91D31">
        <w:t>: Shows indoor temperature results.</w:t>
      </w:r>
    </w:p>
    <w:p w14:paraId="244A74AC" w14:textId="77777777" w:rsidR="00E91D31" w:rsidRDefault="00E91D31" w:rsidP="00E91D31">
      <w:pPr>
        <w:numPr>
          <w:ilvl w:val="0"/>
          <w:numId w:val="8"/>
        </w:numPr>
        <w:ind w:firstLine="482"/>
      </w:pPr>
      <w:r w:rsidRPr="00E91D31">
        <w:rPr>
          <w:b/>
          <w:bCs/>
        </w:rPr>
        <w:t>Monthly CSV Reader</w:t>
      </w:r>
      <w:r w:rsidRPr="00E91D31">
        <w:t>: Aggregates monthly energy usage.</w:t>
      </w:r>
    </w:p>
    <w:p w14:paraId="4FFAE36D" w14:textId="66F3BB90" w:rsidR="00E91D31" w:rsidRDefault="00E91D31" w:rsidP="00E91D31">
      <w:pPr>
        <w:ind w:firstLineChars="0"/>
        <w:jc w:val="center"/>
      </w:pPr>
      <w:ins w:id="4" w:author="ang lu" w:date="2025-02-13T21:23:00Z" w16du:dateUtc="2025-02-13T13:23:00Z">
        <w:r>
          <w:rPr>
            <w:noProof/>
          </w:rPr>
          <w:drawing>
            <wp:inline distT="0" distB="0" distL="0" distR="0" wp14:anchorId="2F6F83E4" wp14:editId="64238FFA">
              <wp:extent cx="4793993" cy="2158537"/>
              <wp:effectExtent l="0" t="0" r="6985" b="0"/>
              <wp:docPr id="963640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40953" name=""/>
                      <pic:cNvPicPr/>
                    </pic:nvPicPr>
                    <pic:blipFill>
                      <a:blip r:embed="rId17"/>
                      <a:stretch>
                        <a:fillRect/>
                      </a:stretch>
                    </pic:blipFill>
                    <pic:spPr>
                      <a:xfrm>
                        <a:off x="0" y="0"/>
                        <a:ext cx="4799961" cy="2161224"/>
                      </a:xfrm>
                      <a:prstGeom prst="rect">
                        <a:avLst/>
                      </a:prstGeom>
                    </pic:spPr>
                  </pic:pic>
                </a:graphicData>
              </a:graphic>
            </wp:inline>
          </w:drawing>
        </w:r>
      </w:ins>
    </w:p>
    <w:p w14:paraId="45696EF7" w14:textId="16746F3A" w:rsidR="00E91D31" w:rsidRPr="001834B2" w:rsidRDefault="00E91D31" w:rsidP="00E91D31">
      <w:pPr>
        <w:pStyle w:val="af3"/>
        <w:ind w:left="720" w:firstLineChars="0" w:firstLine="0"/>
      </w:pPr>
      <w:r w:rsidRPr="00E91D31">
        <w:t>Operation of energy consumption simulation and presentation of results</w:t>
      </w:r>
    </w:p>
    <w:p w14:paraId="576AAD78" w14:textId="77777777" w:rsidR="00E91D31" w:rsidRPr="00E91D31" w:rsidRDefault="00E91D31" w:rsidP="00E91D31">
      <w:pPr>
        <w:ind w:firstLine="480"/>
      </w:pPr>
      <w:r w:rsidRPr="00E91D31">
        <w:pict w14:anchorId="70C5ABCD">
          <v:rect id="_x0000_i1165" style="width:0;height:.75pt" o:hralign="center" o:hrstd="t" o:hrnoshade="t" o:hr="t" fillcolor="#404040" stroked="f"/>
        </w:pict>
      </w:r>
    </w:p>
    <w:p w14:paraId="328DBD45" w14:textId="77777777" w:rsidR="00E91D31" w:rsidRPr="00E91D31" w:rsidRDefault="00E91D31" w:rsidP="00E91D31">
      <w:pPr>
        <w:ind w:firstLine="482"/>
        <w:rPr>
          <w:b/>
          <w:bCs/>
        </w:rPr>
      </w:pPr>
      <w:r w:rsidRPr="00E91D31">
        <w:rPr>
          <w:b/>
          <w:bCs/>
        </w:rPr>
        <w:lastRenderedPageBreak/>
        <w:t>Note</w:t>
      </w:r>
    </w:p>
    <w:p w14:paraId="02A2D065" w14:textId="77777777" w:rsidR="00E91D31" w:rsidRPr="00E91D31" w:rsidRDefault="00E91D31" w:rsidP="00E91D31">
      <w:pPr>
        <w:ind w:firstLine="480"/>
      </w:pPr>
      <w:r w:rsidRPr="00E91D31">
        <w:t>Ensure Rhino’s model units are set to </w:t>
      </w:r>
      <w:r w:rsidRPr="00E91D31">
        <w:rPr>
          <w:b/>
          <w:bCs/>
        </w:rPr>
        <w:t>meters (m)</w:t>
      </w:r>
      <w:r w:rsidRPr="00E91D31">
        <w:t>. A yellow warning will appear if units are incorrect.</w:t>
      </w:r>
    </w:p>
    <w:p w14:paraId="3B215B61" w14:textId="77777777" w:rsidR="00E91D31" w:rsidRPr="00E91D31" w:rsidRDefault="00E91D31" w:rsidP="00E91D31">
      <w:pPr>
        <w:ind w:firstLine="480"/>
      </w:pPr>
      <w:r w:rsidRPr="00E91D31">
        <w:pict w14:anchorId="6A5CDAE5">
          <v:rect id="_x0000_i1166" style="width:0;height:.75pt" o:hralign="center" o:hrstd="t" o:hrnoshade="t" o:hr="t" fillcolor="#404040" stroked="f"/>
        </w:pict>
      </w:r>
    </w:p>
    <w:p w14:paraId="09BB63EC" w14:textId="77777777" w:rsidR="00E91D31" w:rsidRPr="00E91D31" w:rsidRDefault="00E91D31" w:rsidP="00E91D31">
      <w:pPr>
        <w:ind w:firstLine="480"/>
      </w:pPr>
      <w:r w:rsidRPr="00E91D31">
        <w:t>This concludes the plugin workflow guide. Enjoy using </w:t>
      </w:r>
      <w:proofErr w:type="spellStart"/>
      <w:r w:rsidRPr="00E91D31">
        <w:rPr>
          <w:b/>
          <w:bCs/>
        </w:rPr>
        <w:t>RCBldGH</w:t>
      </w:r>
      <w:proofErr w:type="spellEnd"/>
      <w:r w:rsidRPr="00E91D31">
        <w:t>!</w:t>
      </w:r>
    </w:p>
    <w:p w14:paraId="23454050" w14:textId="17213A48" w:rsidR="00B14C87" w:rsidRPr="00B14C87" w:rsidRDefault="00B14C87" w:rsidP="00E91D31">
      <w:pPr>
        <w:ind w:firstLine="482"/>
        <w:rPr>
          <w:b/>
          <w:bCs/>
        </w:rPr>
      </w:pPr>
    </w:p>
    <w:sectPr w:rsidR="00B14C87" w:rsidRPr="00B14C8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07657" w14:textId="77777777" w:rsidR="005F2E92" w:rsidRDefault="005F2E92" w:rsidP="00077B52">
      <w:pPr>
        <w:spacing w:line="240" w:lineRule="auto"/>
        <w:ind w:firstLine="480"/>
        <w:rPr>
          <w:rFonts w:hint="eastAsia"/>
        </w:rPr>
      </w:pPr>
      <w:r>
        <w:separator/>
      </w:r>
    </w:p>
  </w:endnote>
  <w:endnote w:type="continuationSeparator" w:id="0">
    <w:p w14:paraId="6A6115BA" w14:textId="77777777" w:rsidR="005F2E92" w:rsidRDefault="005F2E92" w:rsidP="00077B52">
      <w:pPr>
        <w:spacing w:line="240" w:lineRule="auto"/>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06554" w14:textId="77777777" w:rsidR="005F2E92" w:rsidRDefault="005F2E92" w:rsidP="00077B52">
      <w:pPr>
        <w:spacing w:line="240" w:lineRule="auto"/>
        <w:ind w:firstLine="480"/>
        <w:rPr>
          <w:rFonts w:hint="eastAsia"/>
        </w:rPr>
      </w:pPr>
      <w:r>
        <w:separator/>
      </w:r>
    </w:p>
  </w:footnote>
  <w:footnote w:type="continuationSeparator" w:id="0">
    <w:p w14:paraId="79F20A19" w14:textId="77777777" w:rsidR="005F2E92" w:rsidRDefault="005F2E92" w:rsidP="00077B52">
      <w:pPr>
        <w:spacing w:line="240" w:lineRule="auto"/>
        <w:ind w:firstLine="48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A3A6F"/>
    <w:multiLevelType w:val="multilevel"/>
    <w:tmpl w:val="E3303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E02C28"/>
    <w:multiLevelType w:val="multilevel"/>
    <w:tmpl w:val="67E2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C33668"/>
    <w:multiLevelType w:val="multilevel"/>
    <w:tmpl w:val="DDAE0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3951E2"/>
    <w:multiLevelType w:val="multilevel"/>
    <w:tmpl w:val="0AFCB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9E64F2"/>
    <w:multiLevelType w:val="multilevel"/>
    <w:tmpl w:val="A926B1D8"/>
    <w:lvl w:ilvl="0">
      <w:start w:val="1"/>
      <w:numFmt w:val="bullet"/>
      <w:lvlText w:val=""/>
      <w:lvlJc w:val="left"/>
      <w:pPr>
        <w:tabs>
          <w:tab w:val="num" w:pos="1140"/>
        </w:tabs>
        <w:ind w:left="1140" w:hanging="360"/>
      </w:pPr>
      <w:rPr>
        <w:rFonts w:ascii="Symbol" w:hAnsi="Symbol" w:hint="default"/>
        <w:sz w:val="20"/>
      </w:rPr>
    </w:lvl>
    <w:lvl w:ilvl="1" w:tentative="1">
      <w:start w:val="1"/>
      <w:numFmt w:val="bullet"/>
      <w:lvlText w:val="o"/>
      <w:lvlJc w:val="left"/>
      <w:pPr>
        <w:tabs>
          <w:tab w:val="num" w:pos="1860"/>
        </w:tabs>
        <w:ind w:left="1860" w:hanging="360"/>
      </w:pPr>
      <w:rPr>
        <w:rFonts w:ascii="Courier New" w:hAnsi="Courier New" w:hint="default"/>
        <w:sz w:val="20"/>
      </w:rPr>
    </w:lvl>
    <w:lvl w:ilvl="2" w:tentative="1">
      <w:start w:val="1"/>
      <w:numFmt w:val="bullet"/>
      <w:lvlText w:val=""/>
      <w:lvlJc w:val="left"/>
      <w:pPr>
        <w:tabs>
          <w:tab w:val="num" w:pos="2580"/>
        </w:tabs>
        <w:ind w:left="2580" w:hanging="360"/>
      </w:pPr>
      <w:rPr>
        <w:rFonts w:ascii="Wingdings" w:hAnsi="Wingdings" w:hint="default"/>
        <w:sz w:val="20"/>
      </w:rPr>
    </w:lvl>
    <w:lvl w:ilvl="3" w:tentative="1">
      <w:start w:val="1"/>
      <w:numFmt w:val="bullet"/>
      <w:lvlText w:val=""/>
      <w:lvlJc w:val="left"/>
      <w:pPr>
        <w:tabs>
          <w:tab w:val="num" w:pos="3300"/>
        </w:tabs>
        <w:ind w:left="3300" w:hanging="360"/>
      </w:pPr>
      <w:rPr>
        <w:rFonts w:ascii="Wingdings" w:hAnsi="Wingdings" w:hint="default"/>
        <w:sz w:val="20"/>
      </w:rPr>
    </w:lvl>
    <w:lvl w:ilvl="4" w:tentative="1">
      <w:start w:val="1"/>
      <w:numFmt w:val="bullet"/>
      <w:lvlText w:val=""/>
      <w:lvlJc w:val="left"/>
      <w:pPr>
        <w:tabs>
          <w:tab w:val="num" w:pos="4020"/>
        </w:tabs>
        <w:ind w:left="4020" w:hanging="360"/>
      </w:pPr>
      <w:rPr>
        <w:rFonts w:ascii="Wingdings" w:hAnsi="Wingdings" w:hint="default"/>
        <w:sz w:val="20"/>
      </w:rPr>
    </w:lvl>
    <w:lvl w:ilvl="5" w:tentative="1">
      <w:start w:val="1"/>
      <w:numFmt w:val="bullet"/>
      <w:lvlText w:val=""/>
      <w:lvlJc w:val="left"/>
      <w:pPr>
        <w:tabs>
          <w:tab w:val="num" w:pos="4740"/>
        </w:tabs>
        <w:ind w:left="4740" w:hanging="360"/>
      </w:pPr>
      <w:rPr>
        <w:rFonts w:ascii="Wingdings" w:hAnsi="Wingdings" w:hint="default"/>
        <w:sz w:val="20"/>
      </w:rPr>
    </w:lvl>
    <w:lvl w:ilvl="6" w:tentative="1">
      <w:start w:val="1"/>
      <w:numFmt w:val="bullet"/>
      <w:lvlText w:val=""/>
      <w:lvlJc w:val="left"/>
      <w:pPr>
        <w:tabs>
          <w:tab w:val="num" w:pos="5460"/>
        </w:tabs>
        <w:ind w:left="5460" w:hanging="360"/>
      </w:pPr>
      <w:rPr>
        <w:rFonts w:ascii="Wingdings" w:hAnsi="Wingdings" w:hint="default"/>
        <w:sz w:val="20"/>
      </w:rPr>
    </w:lvl>
    <w:lvl w:ilvl="7" w:tentative="1">
      <w:start w:val="1"/>
      <w:numFmt w:val="bullet"/>
      <w:lvlText w:val=""/>
      <w:lvlJc w:val="left"/>
      <w:pPr>
        <w:tabs>
          <w:tab w:val="num" w:pos="6180"/>
        </w:tabs>
        <w:ind w:left="6180" w:hanging="360"/>
      </w:pPr>
      <w:rPr>
        <w:rFonts w:ascii="Wingdings" w:hAnsi="Wingdings" w:hint="default"/>
        <w:sz w:val="20"/>
      </w:rPr>
    </w:lvl>
    <w:lvl w:ilvl="8" w:tentative="1">
      <w:start w:val="1"/>
      <w:numFmt w:val="bullet"/>
      <w:lvlText w:val=""/>
      <w:lvlJc w:val="left"/>
      <w:pPr>
        <w:tabs>
          <w:tab w:val="num" w:pos="6900"/>
        </w:tabs>
        <w:ind w:left="6900" w:hanging="360"/>
      </w:pPr>
      <w:rPr>
        <w:rFonts w:ascii="Wingdings" w:hAnsi="Wingdings" w:hint="default"/>
        <w:sz w:val="20"/>
      </w:rPr>
    </w:lvl>
  </w:abstractNum>
  <w:abstractNum w:abstractNumId="5" w15:restartNumberingAfterBreak="0">
    <w:nsid w:val="3E5573D3"/>
    <w:multiLevelType w:val="multilevel"/>
    <w:tmpl w:val="64B29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964A08"/>
    <w:multiLevelType w:val="multilevel"/>
    <w:tmpl w:val="CC4C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686AA0"/>
    <w:multiLevelType w:val="multilevel"/>
    <w:tmpl w:val="9C167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E9069C"/>
    <w:multiLevelType w:val="multilevel"/>
    <w:tmpl w:val="7202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237792">
    <w:abstractNumId w:val="3"/>
  </w:num>
  <w:num w:numId="2" w16cid:durableId="1982802579">
    <w:abstractNumId w:val="8"/>
  </w:num>
  <w:num w:numId="3" w16cid:durableId="1406954606">
    <w:abstractNumId w:val="0"/>
  </w:num>
  <w:num w:numId="4" w16cid:durableId="584412605">
    <w:abstractNumId w:val="7"/>
  </w:num>
  <w:num w:numId="5" w16cid:durableId="2097283295">
    <w:abstractNumId w:val="1"/>
  </w:num>
  <w:num w:numId="6" w16cid:durableId="792678783">
    <w:abstractNumId w:val="4"/>
  </w:num>
  <w:num w:numId="7" w16cid:durableId="2039113089">
    <w:abstractNumId w:val="5"/>
  </w:num>
  <w:num w:numId="8" w16cid:durableId="1874029930">
    <w:abstractNumId w:val="6"/>
  </w:num>
  <w:num w:numId="9" w16cid:durableId="98305087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g lu">
    <w15:presenceInfo w15:providerId="Windows Live" w15:userId="99e8586acc670f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7DF"/>
    <w:rsid w:val="000767BE"/>
    <w:rsid w:val="00077B52"/>
    <w:rsid w:val="001E56C6"/>
    <w:rsid w:val="0022623D"/>
    <w:rsid w:val="002950CC"/>
    <w:rsid w:val="003363CC"/>
    <w:rsid w:val="0050208B"/>
    <w:rsid w:val="00583DF9"/>
    <w:rsid w:val="005F2E92"/>
    <w:rsid w:val="00751561"/>
    <w:rsid w:val="0078420A"/>
    <w:rsid w:val="00807ECC"/>
    <w:rsid w:val="008A54A0"/>
    <w:rsid w:val="008F16E4"/>
    <w:rsid w:val="009577DF"/>
    <w:rsid w:val="00997B48"/>
    <w:rsid w:val="00B14C87"/>
    <w:rsid w:val="00C40671"/>
    <w:rsid w:val="00C71841"/>
    <w:rsid w:val="00D5511D"/>
    <w:rsid w:val="00DC5A1C"/>
    <w:rsid w:val="00E91D31"/>
    <w:rsid w:val="00EA5D1D"/>
    <w:rsid w:val="00F07B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C4ED6F"/>
  <w15:chartTrackingRefBased/>
  <w15:docId w15:val="{E10CBFA3-B10F-4082-A176-B2C155312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7B52"/>
    <w:pPr>
      <w:adjustRightInd w:val="0"/>
      <w:snapToGrid w:val="0"/>
      <w:spacing w:line="288" w:lineRule="auto"/>
      <w:ind w:firstLineChars="200" w:firstLine="200"/>
    </w:pPr>
    <w:rPr>
      <w:rFonts w:ascii="Times New Roman" w:eastAsia="宋体" w:hAnsi="Times New Roman" w:cs="Times New Roman"/>
      <w:sz w:val="24"/>
      <w:szCs w:val="24"/>
    </w:rPr>
  </w:style>
  <w:style w:type="paragraph" w:styleId="1">
    <w:name w:val="heading 1"/>
    <w:basedOn w:val="a"/>
    <w:next w:val="a"/>
    <w:link w:val="10"/>
    <w:qFormat/>
    <w:rsid w:val="009577D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577D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577D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577D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577DF"/>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9577D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577D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577D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577D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9577D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577D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577D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577DF"/>
    <w:rPr>
      <w:rFonts w:cstheme="majorBidi"/>
      <w:color w:val="0F4761" w:themeColor="accent1" w:themeShade="BF"/>
      <w:sz w:val="28"/>
      <w:szCs w:val="28"/>
    </w:rPr>
  </w:style>
  <w:style w:type="character" w:customStyle="1" w:styleId="50">
    <w:name w:val="标题 5 字符"/>
    <w:basedOn w:val="a0"/>
    <w:link w:val="5"/>
    <w:uiPriority w:val="9"/>
    <w:semiHidden/>
    <w:rsid w:val="009577DF"/>
    <w:rPr>
      <w:rFonts w:cstheme="majorBidi"/>
      <w:color w:val="0F4761" w:themeColor="accent1" w:themeShade="BF"/>
      <w:sz w:val="24"/>
      <w:szCs w:val="24"/>
    </w:rPr>
  </w:style>
  <w:style w:type="character" w:customStyle="1" w:styleId="60">
    <w:name w:val="标题 6 字符"/>
    <w:basedOn w:val="a0"/>
    <w:link w:val="6"/>
    <w:uiPriority w:val="9"/>
    <w:semiHidden/>
    <w:rsid w:val="009577DF"/>
    <w:rPr>
      <w:rFonts w:cstheme="majorBidi"/>
      <w:b/>
      <w:bCs/>
      <w:color w:val="0F4761" w:themeColor="accent1" w:themeShade="BF"/>
    </w:rPr>
  </w:style>
  <w:style w:type="character" w:customStyle="1" w:styleId="70">
    <w:name w:val="标题 7 字符"/>
    <w:basedOn w:val="a0"/>
    <w:link w:val="7"/>
    <w:uiPriority w:val="9"/>
    <w:semiHidden/>
    <w:rsid w:val="009577DF"/>
    <w:rPr>
      <w:rFonts w:cstheme="majorBidi"/>
      <w:b/>
      <w:bCs/>
      <w:color w:val="595959" w:themeColor="text1" w:themeTint="A6"/>
    </w:rPr>
  </w:style>
  <w:style w:type="character" w:customStyle="1" w:styleId="80">
    <w:name w:val="标题 8 字符"/>
    <w:basedOn w:val="a0"/>
    <w:link w:val="8"/>
    <w:uiPriority w:val="9"/>
    <w:semiHidden/>
    <w:rsid w:val="009577DF"/>
    <w:rPr>
      <w:rFonts w:cstheme="majorBidi"/>
      <w:color w:val="595959" w:themeColor="text1" w:themeTint="A6"/>
    </w:rPr>
  </w:style>
  <w:style w:type="character" w:customStyle="1" w:styleId="90">
    <w:name w:val="标题 9 字符"/>
    <w:basedOn w:val="a0"/>
    <w:link w:val="9"/>
    <w:uiPriority w:val="9"/>
    <w:semiHidden/>
    <w:rsid w:val="009577DF"/>
    <w:rPr>
      <w:rFonts w:eastAsiaTheme="majorEastAsia" w:cstheme="majorBidi"/>
      <w:color w:val="595959" w:themeColor="text1" w:themeTint="A6"/>
    </w:rPr>
  </w:style>
  <w:style w:type="paragraph" w:styleId="a3">
    <w:name w:val="Title"/>
    <w:basedOn w:val="a"/>
    <w:next w:val="a"/>
    <w:link w:val="a4"/>
    <w:uiPriority w:val="10"/>
    <w:qFormat/>
    <w:rsid w:val="009577D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577D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577D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577D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577DF"/>
    <w:pPr>
      <w:spacing w:before="160" w:after="160"/>
      <w:jc w:val="center"/>
    </w:pPr>
    <w:rPr>
      <w:i/>
      <w:iCs/>
      <w:color w:val="404040" w:themeColor="text1" w:themeTint="BF"/>
    </w:rPr>
  </w:style>
  <w:style w:type="character" w:customStyle="1" w:styleId="a8">
    <w:name w:val="引用 字符"/>
    <w:basedOn w:val="a0"/>
    <w:link w:val="a7"/>
    <w:uiPriority w:val="29"/>
    <w:rsid w:val="009577DF"/>
    <w:rPr>
      <w:i/>
      <w:iCs/>
      <w:color w:val="404040" w:themeColor="text1" w:themeTint="BF"/>
    </w:rPr>
  </w:style>
  <w:style w:type="paragraph" w:styleId="a9">
    <w:name w:val="List Paragraph"/>
    <w:basedOn w:val="a"/>
    <w:uiPriority w:val="34"/>
    <w:qFormat/>
    <w:rsid w:val="009577DF"/>
    <w:pPr>
      <w:ind w:left="720"/>
      <w:contextualSpacing/>
    </w:pPr>
  </w:style>
  <w:style w:type="character" w:styleId="aa">
    <w:name w:val="Intense Emphasis"/>
    <w:basedOn w:val="a0"/>
    <w:uiPriority w:val="21"/>
    <w:qFormat/>
    <w:rsid w:val="009577DF"/>
    <w:rPr>
      <w:i/>
      <w:iCs/>
      <w:color w:val="0F4761" w:themeColor="accent1" w:themeShade="BF"/>
    </w:rPr>
  </w:style>
  <w:style w:type="paragraph" w:styleId="ab">
    <w:name w:val="Intense Quote"/>
    <w:basedOn w:val="a"/>
    <w:next w:val="a"/>
    <w:link w:val="ac"/>
    <w:uiPriority w:val="30"/>
    <w:qFormat/>
    <w:rsid w:val="00957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577DF"/>
    <w:rPr>
      <w:i/>
      <w:iCs/>
      <w:color w:val="0F4761" w:themeColor="accent1" w:themeShade="BF"/>
    </w:rPr>
  </w:style>
  <w:style w:type="character" w:styleId="ad">
    <w:name w:val="Intense Reference"/>
    <w:basedOn w:val="a0"/>
    <w:uiPriority w:val="32"/>
    <w:qFormat/>
    <w:rsid w:val="009577DF"/>
    <w:rPr>
      <w:b/>
      <w:bCs/>
      <w:smallCaps/>
      <w:color w:val="0F4761" w:themeColor="accent1" w:themeShade="BF"/>
      <w:spacing w:val="5"/>
    </w:rPr>
  </w:style>
  <w:style w:type="paragraph" w:styleId="ae">
    <w:name w:val="header"/>
    <w:basedOn w:val="a"/>
    <w:link w:val="af"/>
    <w:uiPriority w:val="99"/>
    <w:unhideWhenUsed/>
    <w:rsid w:val="00077B52"/>
    <w:pPr>
      <w:tabs>
        <w:tab w:val="center" w:pos="4153"/>
        <w:tab w:val="right" w:pos="8306"/>
      </w:tabs>
      <w:jc w:val="center"/>
    </w:pPr>
    <w:rPr>
      <w:sz w:val="18"/>
      <w:szCs w:val="18"/>
    </w:rPr>
  </w:style>
  <w:style w:type="character" w:customStyle="1" w:styleId="af">
    <w:name w:val="页眉 字符"/>
    <w:basedOn w:val="a0"/>
    <w:link w:val="ae"/>
    <w:uiPriority w:val="99"/>
    <w:rsid w:val="00077B52"/>
    <w:rPr>
      <w:sz w:val="18"/>
      <w:szCs w:val="18"/>
    </w:rPr>
  </w:style>
  <w:style w:type="paragraph" w:styleId="af0">
    <w:name w:val="footer"/>
    <w:basedOn w:val="a"/>
    <w:link w:val="af1"/>
    <w:uiPriority w:val="99"/>
    <w:unhideWhenUsed/>
    <w:rsid w:val="00077B52"/>
    <w:pPr>
      <w:tabs>
        <w:tab w:val="center" w:pos="4153"/>
        <w:tab w:val="right" w:pos="8306"/>
      </w:tabs>
    </w:pPr>
    <w:rPr>
      <w:sz w:val="18"/>
      <w:szCs w:val="18"/>
    </w:rPr>
  </w:style>
  <w:style w:type="character" w:customStyle="1" w:styleId="af1">
    <w:name w:val="页脚 字符"/>
    <w:basedOn w:val="a0"/>
    <w:link w:val="af0"/>
    <w:uiPriority w:val="99"/>
    <w:rsid w:val="00077B52"/>
    <w:rPr>
      <w:sz w:val="18"/>
      <w:szCs w:val="18"/>
    </w:rPr>
  </w:style>
  <w:style w:type="character" w:styleId="af2">
    <w:name w:val="Hyperlink"/>
    <w:uiPriority w:val="99"/>
    <w:rsid w:val="00077B52"/>
    <w:rPr>
      <w:color w:val="0000FF"/>
      <w:u w:val="single"/>
    </w:rPr>
  </w:style>
  <w:style w:type="paragraph" w:styleId="af3">
    <w:name w:val="caption"/>
    <w:basedOn w:val="a"/>
    <w:next w:val="a"/>
    <w:uiPriority w:val="35"/>
    <w:unhideWhenUsed/>
    <w:qFormat/>
    <w:rsid w:val="00077B52"/>
    <w:pPr>
      <w:spacing w:before="160" w:after="160"/>
      <w:jc w:val="center"/>
    </w:pPr>
    <w:rPr>
      <w:rFonts w:ascii="Cambria" w:eastAsia="黑体" w:hAnsi="Cambria"/>
      <w:sz w:val="21"/>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34888">
      <w:bodyDiv w:val="1"/>
      <w:marLeft w:val="0"/>
      <w:marRight w:val="0"/>
      <w:marTop w:val="0"/>
      <w:marBottom w:val="0"/>
      <w:divBdr>
        <w:top w:val="none" w:sz="0" w:space="0" w:color="auto"/>
        <w:left w:val="none" w:sz="0" w:space="0" w:color="auto"/>
        <w:bottom w:val="none" w:sz="0" w:space="0" w:color="auto"/>
        <w:right w:val="none" w:sz="0" w:space="0" w:color="auto"/>
      </w:divBdr>
    </w:div>
    <w:div w:id="125509805">
      <w:bodyDiv w:val="1"/>
      <w:marLeft w:val="0"/>
      <w:marRight w:val="0"/>
      <w:marTop w:val="0"/>
      <w:marBottom w:val="0"/>
      <w:divBdr>
        <w:top w:val="none" w:sz="0" w:space="0" w:color="auto"/>
        <w:left w:val="none" w:sz="0" w:space="0" w:color="auto"/>
        <w:bottom w:val="none" w:sz="0" w:space="0" w:color="auto"/>
        <w:right w:val="none" w:sz="0" w:space="0" w:color="auto"/>
      </w:divBdr>
    </w:div>
    <w:div w:id="318073458">
      <w:bodyDiv w:val="1"/>
      <w:marLeft w:val="0"/>
      <w:marRight w:val="0"/>
      <w:marTop w:val="0"/>
      <w:marBottom w:val="0"/>
      <w:divBdr>
        <w:top w:val="none" w:sz="0" w:space="0" w:color="auto"/>
        <w:left w:val="none" w:sz="0" w:space="0" w:color="auto"/>
        <w:bottom w:val="none" w:sz="0" w:space="0" w:color="auto"/>
        <w:right w:val="none" w:sz="0" w:space="0" w:color="auto"/>
      </w:divBdr>
    </w:div>
    <w:div w:id="325859495">
      <w:bodyDiv w:val="1"/>
      <w:marLeft w:val="0"/>
      <w:marRight w:val="0"/>
      <w:marTop w:val="0"/>
      <w:marBottom w:val="0"/>
      <w:divBdr>
        <w:top w:val="none" w:sz="0" w:space="0" w:color="auto"/>
        <w:left w:val="none" w:sz="0" w:space="0" w:color="auto"/>
        <w:bottom w:val="none" w:sz="0" w:space="0" w:color="auto"/>
        <w:right w:val="none" w:sz="0" w:space="0" w:color="auto"/>
      </w:divBdr>
    </w:div>
    <w:div w:id="368530488">
      <w:bodyDiv w:val="1"/>
      <w:marLeft w:val="0"/>
      <w:marRight w:val="0"/>
      <w:marTop w:val="0"/>
      <w:marBottom w:val="0"/>
      <w:divBdr>
        <w:top w:val="none" w:sz="0" w:space="0" w:color="auto"/>
        <w:left w:val="none" w:sz="0" w:space="0" w:color="auto"/>
        <w:bottom w:val="none" w:sz="0" w:space="0" w:color="auto"/>
        <w:right w:val="none" w:sz="0" w:space="0" w:color="auto"/>
      </w:divBdr>
    </w:div>
    <w:div w:id="541595543">
      <w:bodyDiv w:val="1"/>
      <w:marLeft w:val="0"/>
      <w:marRight w:val="0"/>
      <w:marTop w:val="0"/>
      <w:marBottom w:val="0"/>
      <w:divBdr>
        <w:top w:val="none" w:sz="0" w:space="0" w:color="auto"/>
        <w:left w:val="none" w:sz="0" w:space="0" w:color="auto"/>
        <w:bottom w:val="none" w:sz="0" w:space="0" w:color="auto"/>
        <w:right w:val="none" w:sz="0" w:space="0" w:color="auto"/>
      </w:divBdr>
      <w:divsChild>
        <w:div w:id="606815100">
          <w:marLeft w:val="0"/>
          <w:marRight w:val="0"/>
          <w:marTop w:val="0"/>
          <w:marBottom w:val="0"/>
          <w:divBdr>
            <w:top w:val="none" w:sz="0" w:space="0" w:color="auto"/>
            <w:left w:val="none" w:sz="0" w:space="0" w:color="auto"/>
            <w:bottom w:val="none" w:sz="0" w:space="0" w:color="auto"/>
            <w:right w:val="none" w:sz="0" w:space="0" w:color="auto"/>
          </w:divBdr>
          <w:divsChild>
            <w:div w:id="2038774909">
              <w:marLeft w:val="0"/>
              <w:marRight w:val="0"/>
              <w:marTop w:val="0"/>
              <w:marBottom w:val="0"/>
              <w:divBdr>
                <w:top w:val="none" w:sz="0" w:space="0" w:color="auto"/>
                <w:left w:val="none" w:sz="0" w:space="0" w:color="auto"/>
                <w:bottom w:val="none" w:sz="0" w:space="0" w:color="auto"/>
                <w:right w:val="none" w:sz="0" w:space="0" w:color="auto"/>
              </w:divBdr>
              <w:divsChild>
                <w:div w:id="768698345">
                  <w:marLeft w:val="0"/>
                  <w:marRight w:val="0"/>
                  <w:marTop w:val="0"/>
                  <w:marBottom w:val="0"/>
                  <w:divBdr>
                    <w:top w:val="none" w:sz="0" w:space="0" w:color="auto"/>
                    <w:left w:val="none" w:sz="0" w:space="0" w:color="auto"/>
                    <w:bottom w:val="none" w:sz="0" w:space="0" w:color="auto"/>
                    <w:right w:val="none" w:sz="0" w:space="0" w:color="auto"/>
                  </w:divBdr>
                  <w:divsChild>
                    <w:div w:id="1880582836">
                      <w:marLeft w:val="0"/>
                      <w:marRight w:val="0"/>
                      <w:marTop w:val="0"/>
                      <w:marBottom w:val="0"/>
                      <w:divBdr>
                        <w:top w:val="none" w:sz="0" w:space="0" w:color="auto"/>
                        <w:left w:val="none" w:sz="0" w:space="0" w:color="auto"/>
                        <w:bottom w:val="none" w:sz="0" w:space="0" w:color="auto"/>
                        <w:right w:val="none" w:sz="0" w:space="0" w:color="auto"/>
                      </w:divBdr>
                      <w:divsChild>
                        <w:div w:id="84220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401904">
      <w:bodyDiv w:val="1"/>
      <w:marLeft w:val="0"/>
      <w:marRight w:val="0"/>
      <w:marTop w:val="0"/>
      <w:marBottom w:val="0"/>
      <w:divBdr>
        <w:top w:val="none" w:sz="0" w:space="0" w:color="auto"/>
        <w:left w:val="none" w:sz="0" w:space="0" w:color="auto"/>
        <w:bottom w:val="none" w:sz="0" w:space="0" w:color="auto"/>
        <w:right w:val="none" w:sz="0" w:space="0" w:color="auto"/>
      </w:divBdr>
    </w:div>
    <w:div w:id="638803106">
      <w:bodyDiv w:val="1"/>
      <w:marLeft w:val="0"/>
      <w:marRight w:val="0"/>
      <w:marTop w:val="0"/>
      <w:marBottom w:val="0"/>
      <w:divBdr>
        <w:top w:val="none" w:sz="0" w:space="0" w:color="auto"/>
        <w:left w:val="none" w:sz="0" w:space="0" w:color="auto"/>
        <w:bottom w:val="none" w:sz="0" w:space="0" w:color="auto"/>
        <w:right w:val="none" w:sz="0" w:space="0" w:color="auto"/>
      </w:divBdr>
    </w:div>
    <w:div w:id="998771808">
      <w:bodyDiv w:val="1"/>
      <w:marLeft w:val="0"/>
      <w:marRight w:val="0"/>
      <w:marTop w:val="0"/>
      <w:marBottom w:val="0"/>
      <w:divBdr>
        <w:top w:val="none" w:sz="0" w:space="0" w:color="auto"/>
        <w:left w:val="none" w:sz="0" w:space="0" w:color="auto"/>
        <w:bottom w:val="none" w:sz="0" w:space="0" w:color="auto"/>
        <w:right w:val="none" w:sz="0" w:space="0" w:color="auto"/>
      </w:divBdr>
    </w:div>
    <w:div w:id="1026446621">
      <w:bodyDiv w:val="1"/>
      <w:marLeft w:val="0"/>
      <w:marRight w:val="0"/>
      <w:marTop w:val="0"/>
      <w:marBottom w:val="0"/>
      <w:divBdr>
        <w:top w:val="none" w:sz="0" w:space="0" w:color="auto"/>
        <w:left w:val="none" w:sz="0" w:space="0" w:color="auto"/>
        <w:bottom w:val="none" w:sz="0" w:space="0" w:color="auto"/>
        <w:right w:val="none" w:sz="0" w:space="0" w:color="auto"/>
      </w:divBdr>
    </w:div>
    <w:div w:id="1077899131">
      <w:bodyDiv w:val="1"/>
      <w:marLeft w:val="0"/>
      <w:marRight w:val="0"/>
      <w:marTop w:val="0"/>
      <w:marBottom w:val="0"/>
      <w:divBdr>
        <w:top w:val="none" w:sz="0" w:space="0" w:color="auto"/>
        <w:left w:val="none" w:sz="0" w:space="0" w:color="auto"/>
        <w:bottom w:val="none" w:sz="0" w:space="0" w:color="auto"/>
        <w:right w:val="none" w:sz="0" w:space="0" w:color="auto"/>
      </w:divBdr>
      <w:divsChild>
        <w:div w:id="649866346">
          <w:marLeft w:val="0"/>
          <w:marRight w:val="0"/>
          <w:marTop w:val="0"/>
          <w:marBottom w:val="0"/>
          <w:divBdr>
            <w:top w:val="none" w:sz="0" w:space="0" w:color="auto"/>
            <w:left w:val="none" w:sz="0" w:space="0" w:color="auto"/>
            <w:bottom w:val="none" w:sz="0" w:space="0" w:color="auto"/>
            <w:right w:val="none" w:sz="0" w:space="0" w:color="auto"/>
          </w:divBdr>
          <w:divsChild>
            <w:div w:id="1981297979">
              <w:marLeft w:val="0"/>
              <w:marRight w:val="0"/>
              <w:marTop w:val="0"/>
              <w:marBottom w:val="0"/>
              <w:divBdr>
                <w:top w:val="none" w:sz="0" w:space="0" w:color="auto"/>
                <w:left w:val="none" w:sz="0" w:space="0" w:color="auto"/>
                <w:bottom w:val="none" w:sz="0" w:space="0" w:color="auto"/>
                <w:right w:val="none" w:sz="0" w:space="0" w:color="auto"/>
              </w:divBdr>
              <w:divsChild>
                <w:div w:id="1381705797">
                  <w:marLeft w:val="0"/>
                  <w:marRight w:val="0"/>
                  <w:marTop w:val="0"/>
                  <w:marBottom w:val="0"/>
                  <w:divBdr>
                    <w:top w:val="none" w:sz="0" w:space="0" w:color="auto"/>
                    <w:left w:val="none" w:sz="0" w:space="0" w:color="auto"/>
                    <w:bottom w:val="none" w:sz="0" w:space="0" w:color="auto"/>
                    <w:right w:val="none" w:sz="0" w:space="0" w:color="auto"/>
                  </w:divBdr>
                  <w:divsChild>
                    <w:div w:id="1693724554">
                      <w:marLeft w:val="0"/>
                      <w:marRight w:val="0"/>
                      <w:marTop w:val="0"/>
                      <w:marBottom w:val="0"/>
                      <w:divBdr>
                        <w:top w:val="none" w:sz="0" w:space="0" w:color="auto"/>
                        <w:left w:val="none" w:sz="0" w:space="0" w:color="auto"/>
                        <w:bottom w:val="none" w:sz="0" w:space="0" w:color="auto"/>
                        <w:right w:val="none" w:sz="0" w:space="0" w:color="auto"/>
                      </w:divBdr>
                      <w:divsChild>
                        <w:div w:id="14218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4115649">
      <w:bodyDiv w:val="1"/>
      <w:marLeft w:val="0"/>
      <w:marRight w:val="0"/>
      <w:marTop w:val="0"/>
      <w:marBottom w:val="0"/>
      <w:divBdr>
        <w:top w:val="none" w:sz="0" w:space="0" w:color="auto"/>
        <w:left w:val="none" w:sz="0" w:space="0" w:color="auto"/>
        <w:bottom w:val="none" w:sz="0" w:space="0" w:color="auto"/>
        <w:right w:val="none" w:sz="0" w:space="0" w:color="auto"/>
      </w:divBdr>
    </w:div>
    <w:div w:id="1337659800">
      <w:bodyDiv w:val="1"/>
      <w:marLeft w:val="0"/>
      <w:marRight w:val="0"/>
      <w:marTop w:val="0"/>
      <w:marBottom w:val="0"/>
      <w:divBdr>
        <w:top w:val="none" w:sz="0" w:space="0" w:color="auto"/>
        <w:left w:val="none" w:sz="0" w:space="0" w:color="auto"/>
        <w:bottom w:val="none" w:sz="0" w:space="0" w:color="auto"/>
        <w:right w:val="none" w:sz="0" w:space="0" w:color="auto"/>
      </w:divBdr>
      <w:divsChild>
        <w:div w:id="1467315797">
          <w:marLeft w:val="0"/>
          <w:marRight w:val="0"/>
          <w:marTop w:val="0"/>
          <w:marBottom w:val="0"/>
          <w:divBdr>
            <w:top w:val="none" w:sz="0" w:space="0" w:color="auto"/>
            <w:left w:val="none" w:sz="0" w:space="0" w:color="auto"/>
            <w:bottom w:val="none" w:sz="0" w:space="0" w:color="auto"/>
            <w:right w:val="none" w:sz="0" w:space="0" w:color="auto"/>
          </w:divBdr>
          <w:divsChild>
            <w:div w:id="1189488221">
              <w:marLeft w:val="0"/>
              <w:marRight w:val="0"/>
              <w:marTop w:val="0"/>
              <w:marBottom w:val="0"/>
              <w:divBdr>
                <w:top w:val="none" w:sz="0" w:space="0" w:color="auto"/>
                <w:left w:val="none" w:sz="0" w:space="0" w:color="auto"/>
                <w:bottom w:val="none" w:sz="0" w:space="0" w:color="auto"/>
                <w:right w:val="none" w:sz="0" w:space="0" w:color="auto"/>
              </w:divBdr>
              <w:divsChild>
                <w:div w:id="1022707889">
                  <w:marLeft w:val="0"/>
                  <w:marRight w:val="0"/>
                  <w:marTop w:val="0"/>
                  <w:marBottom w:val="0"/>
                  <w:divBdr>
                    <w:top w:val="none" w:sz="0" w:space="0" w:color="auto"/>
                    <w:left w:val="none" w:sz="0" w:space="0" w:color="auto"/>
                    <w:bottom w:val="none" w:sz="0" w:space="0" w:color="auto"/>
                    <w:right w:val="none" w:sz="0" w:space="0" w:color="auto"/>
                  </w:divBdr>
                  <w:divsChild>
                    <w:div w:id="368841410">
                      <w:marLeft w:val="0"/>
                      <w:marRight w:val="0"/>
                      <w:marTop w:val="0"/>
                      <w:marBottom w:val="0"/>
                      <w:divBdr>
                        <w:top w:val="none" w:sz="0" w:space="0" w:color="auto"/>
                        <w:left w:val="none" w:sz="0" w:space="0" w:color="auto"/>
                        <w:bottom w:val="none" w:sz="0" w:space="0" w:color="auto"/>
                        <w:right w:val="none" w:sz="0" w:space="0" w:color="auto"/>
                      </w:divBdr>
                      <w:divsChild>
                        <w:div w:id="166593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0428830">
      <w:bodyDiv w:val="1"/>
      <w:marLeft w:val="0"/>
      <w:marRight w:val="0"/>
      <w:marTop w:val="0"/>
      <w:marBottom w:val="0"/>
      <w:divBdr>
        <w:top w:val="none" w:sz="0" w:space="0" w:color="auto"/>
        <w:left w:val="none" w:sz="0" w:space="0" w:color="auto"/>
        <w:bottom w:val="none" w:sz="0" w:space="0" w:color="auto"/>
        <w:right w:val="none" w:sz="0" w:space="0" w:color="auto"/>
      </w:divBdr>
    </w:div>
    <w:div w:id="1441336021">
      <w:bodyDiv w:val="1"/>
      <w:marLeft w:val="0"/>
      <w:marRight w:val="0"/>
      <w:marTop w:val="0"/>
      <w:marBottom w:val="0"/>
      <w:divBdr>
        <w:top w:val="none" w:sz="0" w:space="0" w:color="auto"/>
        <w:left w:val="none" w:sz="0" w:space="0" w:color="auto"/>
        <w:bottom w:val="none" w:sz="0" w:space="0" w:color="auto"/>
        <w:right w:val="none" w:sz="0" w:space="0" w:color="auto"/>
      </w:divBdr>
      <w:divsChild>
        <w:div w:id="1698391186">
          <w:marLeft w:val="0"/>
          <w:marRight w:val="0"/>
          <w:marTop w:val="0"/>
          <w:marBottom w:val="0"/>
          <w:divBdr>
            <w:top w:val="none" w:sz="0" w:space="0" w:color="auto"/>
            <w:left w:val="none" w:sz="0" w:space="0" w:color="auto"/>
            <w:bottom w:val="none" w:sz="0" w:space="0" w:color="auto"/>
            <w:right w:val="none" w:sz="0" w:space="0" w:color="auto"/>
          </w:divBdr>
          <w:divsChild>
            <w:div w:id="1908343747">
              <w:marLeft w:val="0"/>
              <w:marRight w:val="0"/>
              <w:marTop w:val="0"/>
              <w:marBottom w:val="0"/>
              <w:divBdr>
                <w:top w:val="none" w:sz="0" w:space="0" w:color="auto"/>
                <w:left w:val="none" w:sz="0" w:space="0" w:color="auto"/>
                <w:bottom w:val="none" w:sz="0" w:space="0" w:color="auto"/>
                <w:right w:val="none" w:sz="0" w:space="0" w:color="auto"/>
              </w:divBdr>
              <w:divsChild>
                <w:div w:id="882181307">
                  <w:marLeft w:val="0"/>
                  <w:marRight w:val="0"/>
                  <w:marTop w:val="0"/>
                  <w:marBottom w:val="0"/>
                  <w:divBdr>
                    <w:top w:val="none" w:sz="0" w:space="0" w:color="auto"/>
                    <w:left w:val="none" w:sz="0" w:space="0" w:color="auto"/>
                    <w:bottom w:val="none" w:sz="0" w:space="0" w:color="auto"/>
                    <w:right w:val="none" w:sz="0" w:space="0" w:color="auto"/>
                  </w:divBdr>
                  <w:divsChild>
                    <w:div w:id="1660576766">
                      <w:marLeft w:val="0"/>
                      <w:marRight w:val="0"/>
                      <w:marTop w:val="0"/>
                      <w:marBottom w:val="0"/>
                      <w:divBdr>
                        <w:top w:val="none" w:sz="0" w:space="0" w:color="auto"/>
                        <w:left w:val="none" w:sz="0" w:space="0" w:color="auto"/>
                        <w:bottom w:val="none" w:sz="0" w:space="0" w:color="auto"/>
                        <w:right w:val="none" w:sz="0" w:space="0" w:color="auto"/>
                      </w:divBdr>
                      <w:divsChild>
                        <w:div w:id="18436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288859">
      <w:bodyDiv w:val="1"/>
      <w:marLeft w:val="0"/>
      <w:marRight w:val="0"/>
      <w:marTop w:val="0"/>
      <w:marBottom w:val="0"/>
      <w:divBdr>
        <w:top w:val="none" w:sz="0" w:space="0" w:color="auto"/>
        <w:left w:val="none" w:sz="0" w:space="0" w:color="auto"/>
        <w:bottom w:val="none" w:sz="0" w:space="0" w:color="auto"/>
        <w:right w:val="none" w:sz="0" w:space="0" w:color="auto"/>
      </w:divBdr>
    </w:div>
    <w:div w:id="1773470308">
      <w:bodyDiv w:val="1"/>
      <w:marLeft w:val="0"/>
      <w:marRight w:val="0"/>
      <w:marTop w:val="0"/>
      <w:marBottom w:val="0"/>
      <w:divBdr>
        <w:top w:val="none" w:sz="0" w:space="0" w:color="auto"/>
        <w:left w:val="none" w:sz="0" w:space="0" w:color="auto"/>
        <w:bottom w:val="none" w:sz="0" w:space="0" w:color="auto"/>
        <w:right w:val="none" w:sz="0" w:space="0" w:color="auto"/>
      </w:divBdr>
    </w:div>
    <w:div w:id="1789855691">
      <w:bodyDiv w:val="1"/>
      <w:marLeft w:val="0"/>
      <w:marRight w:val="0"/>
      <w:marTop w:val="0"/>
      <w:marBottom w:val="0"/>
      <w:divBdr>
        <w:top w:val="none" w:sz="0" w:space="0" w:color="auto"/>
        <w:left w:val="none" w:sz="0" w:space="0" w:color="auto"/>
        <w:bottom w:val="none" w:sz="0" w:space="0" w:color="auto"/>
        <w:right w:val="none" w:sz="0" w:space="0" w:color="auto"/>
      </w:divBdr>
      <w:divsChild>
        <w:div w:id="311832308">
          <w:marLeft w:val="0"/>
          <w:marRight w:val="0"/>
          <w:marTop w:val="0"/>
          <w:marBottom w:val="0"/>
          <w:divBdr>
            <w:top w:val="none" w:sz="0" w:space="0" w:color="auto"/>
            <w:left w:val="none" w:sz="0" w:space="0" w:color="auto"/>
            <w:bottom w:val="none" w:sz="0" w:space="0" w:color="auto"/>
            <w:right w:val="none" w:sz="0" w:space="0" w:color="auto"/>
          </w:divBdr>
          <w:divsChild>
            <w:div w:id="247467433">
              <w:marLeft w:val="0"/>
              <w:marRight w:val="0"/>
              <w:marTop w:val="0"/>
              <w:marBottom w:val="0"/>
              <w:divBdr>
                <w:top w:val="none" w:sz="0" w:space="0" w:color="auto"/>
                <w:left w:val="none" w:sz="0" w:space="0" w:color="auto"/>
                <w:bottom w:val="none" w:sz="0" w:space="0" w:color="auto"/>
                <w:right w:val="none" w:sz="0" w:space="0" w:color="auto"/>
              </w:divBdr>
              <w:divsChild>
                <w:div w:id="231816834">
                  <w:marLeft w:val="0"/>
                  <w:marRight w:val="0"/>
                  <w:marTop w:val="0"/>
                  <w:marBottom w:val="0"/>
                  <w:divBdr>
                    <w:top w:val="none" w:sz="0" w:space="0" w:color="auto"/>
                    <w:left w:val="none" w:sz="0" w:space="0" w:color="auto"/>
                    <w:bottom w:val="none" w:sz="0" w:space="0" w:color="auto"/>
                    <w:right w:val="none" w:sz="0" w:space="0" w:color="auto"/>
                  </w:divBdr>
                  <w:divsChild>
                    <w:div w:id="1744638207">
                      <w:marLeft w:val="0"/>
                      <w:marRight w:val="0"/>
                      <w:marTop w:val="0"/>
                      <w:marBottom w:val="0"/>
                      <w:divBdr>
                        <w:top w:val="none" w:sz="0" w:space="0" w:color="auto"/>
                        <w:left w:val="none" w:sz="0" w:space="0" w:color="auto"/>
                        <w:bottom w:val="none" w:sz="0" w:space="0" w:color="auto"/>
                        <w:right w:val="none" w:sz="0" w:space="0" w:color="auto"/>
                      </w:divBdr>
                      <w:divsChild>
                        <w:div w:id="68124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2761405">
      <w:bodyDiv w:val="1"/>
      <w:marLeft w:val="0"/>
      <w:marRight w:val="0"/>
      <w:marTop w:val="0"/>
      <w:marBottom w:val="0"/>
      <w:divBdr>
        <w:top w:val="none" w:sz="0" w:space="0" w:color="auto"/>
        <w:left w:val="none" w:sz="0" w:space="0" w:color="auto"/>
        <w:bottom w:val="none" w:sz="0" w:space="0" w:color="auto"/>
        <w:right w:val="none" w:sz="0" w:space="0" w:color="auto"/>
      </w:divBdr>
    </w:div>
    <w:div w:id="2038966657">
      <w:bodyDiv w:val="1"/>
      <w:marLeft w:val="0"/>
      <w:marRight w:val="0"/>
      <w:marTop w:val="0"/>
      <w:marBottom w:val="0"/>
      <w:divBdr>
        <w:top w:val="none" w:sz="0" w:space="0" w:color="auto"/>
        <w:left w:val="none" w:sz="0" w:space="0" w:color="auto"/>
        <w:bottom w:val="none" w:sz="0" w:space="0" w:color="auto"/>
        <w:right w:val="none" w:sz="0" w:space="0" w:color="auto"/>
      </w:divBdr>
      <w:divsChild>
        <w:div w:id="1737127966">
          <w:marLeft w:val="0"/>
          <w:marRight w:val="0"/>
          <w:marTop w:val="206"/>
          <w:marBottom w:val="206"/>
          <w:divBdr>
            <w:top w:val="none" w:sz="0" w:space="0" w:color="auto"/>
            <w:left w:val="none" w:sz="0" w:space="0" w:color="auto"/>
            <w:bottom w:val="none" w:sz="0" w:space="0" w:color="auto"/>
            <w:right w:val="none" w:sz="0" w:space="0" w:color="auto"/>
          </w:divBdr>
        </w:div>
        <w:div w:id="1348289652">
          <w:marLeft w:val="0"/>
          <w:marRight w:val="0"/>
          <w:marTop w:val="0"/>
          <w:marBottom w:val="206"/>
          <w:divBdr>
            <w:top w:val="none" w:sz="0" w:space="0" w:color="auto"/>
            <w:left w:val="none" w:sz="0" w:space="0" w:color="auto"/>
            <w:bottom w:val="none" w:sz="0" w:space="0" w:color="auto"/>
            <w:right w:val="none" w:sz="0" w:space="0" w:color="auto"/>
          </w:divBdr>
        </w:div>
        <w:div w:id="755253053">
          <w:marLeft w:val="0"/>
          <w:marRight w:val="0"/>
          <w:marTop w:val="206"/>
          <w:marBottom w:val="206"/>
          <w:divBdr>
            <w:top w:val="none" w:sz="0" w:space="0" w:color="auto"/>
            <w:left w:val="none" w:sz="0" w:space="0" w:color="auto"/>
            <w:bottom w:val="none" w:sz="0" w:space="0" w:color="auto"/>
            <w:right w:val="none" w:sz="0" w:space="0" w:color="auto"/>
          </w:divBdr>
        </w:div>
        <w:div w:id="973372675">
          <w:marLeft w:val="0"/>
          <w:marRight w:val="0"/>
          <w:marTop w:val="0"/>
          <w:marBottom w:val="0"/>
          <w:divBdr>
            <w:top w:val="none" w:sz="0" w:space="0" w:color="auto"/>
            <w:left w:val="none" w:sz="0" w:space="0" w:color="auto"/>
            <w:bottom w:val="none" w:sz="0" w:space="0" w:color="auto"/>
            <w:right w:val="none" w:sz="0" w:space="0" w:color="auto"/>
          </w:divBdr>
        </w:div>
        <w:div w:id="110825953">
          <w:marLeft w:val="0"/>
          <w:marRight w:val="0"/>
          <w:marTop w:val="0"/>
          <w:marBottom w:val="0"/>
          <w:divBdr>
            <w:top w:val="none" w:sz="0" w:space="0" w:color="auto"/>
            <w:left w:val="none" w:sz="0" w:space="0" w:color="auto"/>
            <w:bottom w:val="none" w:sz="0" w:space="0" w:color="auto"/>
            <w:right w:val="none" w:sz="0" w:space="0" w:color="auto"/>
          </w:divBdr>
        </w:div>
        <w:div w:id="1738286852">
          <w:marLeft w:val="0"/>
          <w:marRight w:val="0"/>
          <w:marTop w:val="0"/>
          <w:marBottom w:val="0"/>
          <w:divBdr>
            <w:top w:val="none" w:sz="0" w:space="0" w:color="auto"/>
            <w:left w:val="none" w:sz="0" w:space="0" w:color="auto"/>
            <w:bottom w:val="none" w:sz="0" w:space="0" w:color="auto"/>
            <w:right w:val="none" w:sz="0" w:space="0" w:color="auto"/>
          </w:divBdr>
        </w:div>
        <w:div w:id="1445420143">
          <w:marLeft w:val="0"/>
          <w:marRight w:val="0"/>
          <w:marTop w:val="206"/>
          <w:marBottom w:val="206"/>
          <w:divBdr>
            <w:top w:val="none" w:sz="0" w:space="0" w:color="auto"/>
            <w:left w:val="none" w:sz="0" w:space="0" w:color="auto"/>
            <w:bottom w:val="none" w:sz="0" w:space="0" w:color="auto"/>
            <w:right w:val="none" w:sz="0" w:space="0" w:color="auto"/>
          </w:divBdr>
        </w:div>
        <w:div w:id="1065029758">
          <w:marLeft w:val="0"/>
          <w:marRight w:val="0"/>
          <w:marTop w:val="206"/>
          <w:marBottom w:val="206"/>
          <w:divBdr>
            <w:top w:val="none" w:sz="0" w:space="0" w:color="auto"/>
            <w:left w:val="none" w:sz="0" w:space="0" w:color="auto"/>
            <w:bottom w:val="none" w:sz="0" w:space="0" w:color="auto"/>
            <w:right w:val="none" w:sz="0" w:space="0" w:color="auto"/>
          </w:divBdr>
        </w:div>
        <w:div w:id="787970312">
          <w:marLeft w:val="0"/>
          <w:marRight w:val="0"/>
          <w:marTop w:val="0"/>
          <w:marBottom w:val="206"/>
          <w:divBdr>
            <w:top w:val="none" w:sz="0" w:space="0" w:color="auto"/>
            <w:left w:val="none" w:sz="0" w:space="0" w:color="auto"/>
            <w:bottom w:val="none" w:sz="0" w:space="0" w:color="auto"/>
            <w:right w:val="none" w:sz="0" w:space="0" w:color="auto"/>
          </w:divBdr>
        </w:div>
        <w:div w:id="1680040661">
          <w:marLeft w:val="0"/>
          <w:marRight w:val="0"/>
          <w:marTop w:val="206"/>
          <w:marBottom w:val="206"/>
          <w:divBdr>
            <w:top w:val="none" w:sz="0" w:space="0" w:color="auto"/>
            <w:left w:val="none" w:sz="0" w:space="0" w:color="auto"/>
            <w:bottom w:val="none" w:sz="0" w:space="0" w:color="auto"/>
            <w:right w:val="none" w:sz="0" w:space="0" w:color="auto"/>
          </w:divBdr>
        </w:div>
        <w:div w:id="1024594072">
          <w:marLeft w:val="0"/>
          <w:marRight w:val="0"/>
          <w:marTop w:val="206"/>
          <w:marBottom w:val="206"/>
          <w:divBdr>
            <w:top w:val="none" w:sz="0" w:space="0" w:color="auto"/>
            <w:left w:val="none" w:sz="0" w:space="0" w:color="auto"/>
            <w:bottom w:val="none" w:sz="0" w:space="0" w:color="auto"/>
            <w:right w:val="none" w:sz="0" w:space="0" w:color="auto"/>
          </w:divBdr>
        </w:div>
        <w:div w:id="888540656">
          <w:marLeft w:val="0"/>
          <w:marRight w:val="0"/>
          <w:marTop w:val="206"/>
          <w:marBottom w:val="206"/>
          <w:divBdr>
            <w:top w:val="none" w:sz="0" w:space="0" w:color="auto"/>
            <w:left w:val="none" w:sz="0" w:space="0" w:color="auto"/>
            <w:bottom w:val="none" w:sz="0" w:space="0" w:color="auto"/>
            <w:right w:val="none" w:sz="0" w:space="0" w:color="auto"/>
          </w:divBdr>
        </w:div>
        <w:div w:id="972105001">
          <w:marLeft w:val="0"/>
          <w:marRight w:val="0"/>
          <w:marTop w:val="206"/>
          <w:marBottom w:val="206"/>
          <w:divBdr>
            <w:top w:val="none" w:sz="0" w:space="0" w:color="auto"/>
            <w:left w:val="none" w:sz="0" w:space="0" w:color="auto"/>
            <w:bottom w:val="none" w:sz="0" w:space="0" w:color="auto"/>
            <w:right w:val="none" w:sz="0" w:space="0" w:color="auto"/>
          </w:divBdr>
        </w:div>
        <w:div w:id="786048877">
          <w:marLeft w:val="0"/>
          <w:marRight w:val="0"/>
          <w:marTop w:val="0"/>
          <w:marBottom w:val="206"/>
          <w:divBdr>
            <w:top w:val="none" w:sz="0" w:space="0" w:color="auto"/>
            <w:left w:val="none" w:sz="0" w:space="0" w:color="auto"/>
            <w:bottom w:val="none" w:sz="0" w:space="0" w:color="auto"/>
            <w:right w:val="none" w:sz="0" w:space="0" w:color="auto"/>
          </w:divBdr>
        </w:div>
        <w:div w:id="257064648">
          <w:marLeft w:val="0"/>
          <w:marRight w:val="0"/>
          <w:marTop w:val="206"/>
          <w:marBottom w:val="206"/>
          <w:divBdr>
            <w:top w:val="none" w:sz="0" w:space="0" w:color="auto"/>
            <w:left w:val="none" w:sz="0" w:space="0" w:color="auto"/>
            <w:bottom w:val="none" w:sz="0" w:space="0" w:color="auto"/>
            <w:right w:val="none" w:sz="0" w:space="0" w:color="auto"/>
          </w:divBdr>
        </w:div>
        <w:div w:id="1972862110">
          <w:marLeft w:val="0"/>
          <w:marRight w:val="0"/>
          <w:marTop w:val="206"/>
          <w:marBottom w:val="0"/>
          <w:divBdr>
            <w:top w:val="none" w:sz="0" w:space="0" w:color="auto"/>
            <w:left w:val="none" w:sz="0" w:space="0" w:color="auto"/>
            <w:bottom w:val="none" w:sz="0" w:space="0" w:color="auto"/>
            <w:right w:val="none" w:sz="0" w:space="0" w:color="auto"/>
          </w:divBdr>
        </w:div>
      </w:divsChild>
    </w:div>
    <w:div w:id="2076926544">
      <w:bodyDiv w:val="1"/>
      <w:marLeft w:val="0"/>
      <w:marRight w:val="0"/>
      <w:marTop w:val="0"/>
      <w:marBottom w:val="0"/>
      <w:divBdr>
        <w:top w:val="none" w:sz="0" w:space="0" w:color="auto"/>
        <w:left w:val="none" w:sz="0" w:space="0" w:color="auto"/>
        <w:bottom w:val="none" w:sz="0" w:space="0" w:color="auto"/>
        <w:right w:val="none" w:sz="0" w:space="0" w:color="auto"/>
      </w:divBdr>
      <w:divsChild>
        <w:div w:id="1064449392">
          <w:marLeft w:val="0"/>
          <w:marRight w:val="0"/>
          <w:marTop w:val="206"/>
          <w:marBottom w:val="206"/>
          <w:divBdr>
            <w:top w:val="none" w:sz="0" w:space="0" w:color="auto"/>
            <w:left w:val="none" w:sz="0" w:space="0" w:color="auto"/>
            <w:bottom w:val="none" w:sz="0" w:space="0" w:color="auto"/>
            <w:right w:val="none" w:sz="0" w:space="0" w:color="auto"/>
          </w:divBdr>
        </w:div>
        <w:div w:id="358897642">
          <w:marLeft w:val="0"/>
          <w:marRight w:val="0"/>
          <w:marTop w:val="0"/>
          <w:marBottom w:val="206"/>
          <w:divBdr>
            <w:top w:val="none" w:sz="0" w:space="0" w:color="auto"/>
            <w:left w:val="none" w:sz="0" w:space="0" w:color="auto"/>
            <w:bottom w:val="none" w:sz="0" w:space="0" w:color="auto"/>
            <w:right w:val="none" w:sz="0" w:space="0" w:color="auto"/>
          </w:divBdr>
        </w:div>
        <w:div w:id="1034236125">
          <w:marLeft w:val="0"/>
          <w:marRight w:val="0"/>
          <w:marTop w:val="206"/>
          <w:marBottom w:val="206"/>
          <w:divBdr>
            <w:top w:val="none" w:sz="0" w:space="0" w:color="auto"/>
            <w:left w:val="none" w:sz="0" w:space="0" w:color="auto"/>
            <w:bottom w:val="none" w:sz="0" w:space="0" w:color="auto"/>
            <w:right w:val="none" w:sz="0" w:space="0" w:color="auto"/>
          </w:divBdr>
        </w:div>
        <w:div w:id="663774802">
          <w:marLeft w:val="0"/>
          <w:marRight w:val="0"/>
          <w:marTop w:val="0"/>
          <w:marBottom w:val="0"/>
          <w:divBdr>
            <w:top w:val="none" w:sz="0" w:space="0" w:color="auto"/>
            <w:left w:val="none" w:sz="0" w:space="0" w:color="auto"/>
            <w:bottom w:val="none" w:sz="0" w:space="0" w:color="auto"/>
            <w:right w:val="none" w:sz="0" w:space="0" w:color="auto"/>
          </w:divBdr>
        </w:div>
        <w:div w:id="95100704">
          <w:marLeft w:val="0"/>
          <w:marRight w:val="0"/>
          <w:marTop w:val="0"/>
          <w:marBottom w:val="0"/>
          <w:divBdr>
            <w:top w:val="none" w:sz="0" w:space="0" w:color="auto"/>
            <w:left w:val="none" w:sz="0" w:space="0" w:color="auto"/>
            <w:bottom w:val="none" w:sz="0" w:space="0" w:color="auto"/>
            <w:right w:val="none" w:sz="0" w:space="0" w:color="auto"/>
          </w:divBdr>
        </w:div>
        <w:div w:id="755633627">
          <w:marLeft w:val="0"/>
          <w:marRight w:val="0"/>
          <w:marTop w:val="0"/>
          <w:marBottom w:val="0"/>
          <w:divBdr>
            <w:top w:val="none" w:sz="0" w:space="0" w:color="auto"/>
            <w:left w:val="none" w:sz="0" w:space="0" w:color="auto"/>
            <w:bottom w:val="none" w:sz="0" w:space="0" w:color="auto"/>
            <w:right w:val="none" w:sz="0" w:space="0" w:color="auto"/>
          </w:divBdr>
        </w:div>
        <w:div w:id="456217009">
          <w:marLeft w:val="0"/>
          <w:marRight w:val="0"/>
          <w:marTop w:val="206"/>
          <w:marBottom w:val="206"/>
          <w:divBdr>
            <w:top w:val="none" w:sz="0" w:space="0" w:color="auto"/>
            <w:left w:val="none" w:sz="0" w:space="0" w:color="auto"/>
            <w:bottom w:val="none" w:sz="0" w:space="0" w:color="auto"/>
            <w:right w:val="none" w:sz="0" w:space="0" w:color="auto"/>
          </w:divBdr>
        </w:div>
        <w:div w:id="404687863">
          <w:marLeft w:val="0"/>
          <w:marRight w:val="0"/>
          <w:marTop w:val="206"/>
          <w:marBottom w:val="206"/>
          <w:divBdr>
            <w:top w:val="none" w:sz="0" w:space="0" w:color="auto"/>
            <w:left w:val="none" w:sz="0" w:space="0" w:color="auto"/>
            <w:bottom w:val="none" w:sz="0" w:space="0" w:color="auto"/>
            <w:right w:val="none" w:sz="0" w:space="0" w:color="auto"/>
          </w:divBdr>
        </w:div>
        <w:div w:id="428501634">
          <w:marLeft w:val="0"/>
          <w:marRight w:val="0"/>
          <w:marTop w:val="0"/>
          <w:marBottom w:val="206"/>
          <w:divBdr>
            <w:top w:val="none" w:sz="0" w:space="0" w:color="auto"/>
            <w:left w:val="none" w:sz="0" w:space="0" w:color="auto"/>
            <w:bottom w:val="none" w:sz="0" w:space="0" w:color="auto"/>
            <w:right w:val="none" w:sz="0" w:space="0" w:color="auto"/>
          </w:divBdr>
        </w:div>
        <w:div w:id="480850789">
          <w:marLeft w:val="0"/>
          <w:marRight w:val="0"/>
          <w:marTop w:val="206"/>
          <w:marBottom w:val="206"/>
          <w:divBdr>
            <w:top w:val="none" w:sz="0" w:space="0" w:color="auto"/>
            <w:left w:val="none" w:sz="0" w:space="0" w:color="auto"/>
            <w:bottom w:val="none" w:sz="0" w:space="0" w:color="auto"/>
            <w:right w:val="none" w:sz="0" w:space="0" w:color="auto"/>
          </w:divBdr>
        </w:div>
        <w:div w:id="1345471166">
          <w:marLeft w:val="0"/>
          <w:marRight w:val="0"/>
          <w:marTop w:val="206"/>
          <w:marBottom w:val="206"/>
          <w:divBdr>
            <w:top w:val="none" w:sz="0" w:space="0" w:color="auto"/>
            <w:left w:val="none" w:sz="0" w:space="0" w:color="auto"/>
            <w:bottom w:val="none" w:sz="0" w:space="0" w:color="auto"/>
            <w:right w:val="none" w:sz="0" w:space="0" w:color="auto"/>
          </w:divBdr>
        </w:div>
        <w:div w:id="217517886">
          <w:marLeft w:val="0"/>
          <w:marRight w:val="0"/>
          <w:marTop w:val="206"/>
          <w:marBottom w:val="206"/>
          <w:divBdr>
            <w:top w:val="none" w:sz="0" w:space="0" w:color="auto"/>
            <w:left w:val="none" w:sz="0" w:space="0" w:color="auto"/>
            <w:bottom w:val="none" w:sz="0" w:space="0" w:color="auto"/>
            <w:right w:val="none" w:sz="0" w:space="0" w:color="auto"/>
          </w:divBdr>
        </w:div>
        <w:div w:id="1325088607">
          <w:marLeft w:val="0"/>
          <w:marRight w:val="0"/>
          <w:marTop w:val="206"/>
          <w:marBottom w:val="206"/>
          <w:divBdr>
            <w:top w:val="none" w:sz="0" w:space="0" w:color="auto"/>
            <w:left w:val="none" w:sz="0" w:space="0" w:color="auto"/>
            <w:bottom w:val="none" w:sz="0" w:space="0" w:color="auto"/>
            <w:right w:val="none" w:sz="0" w:space="0" w:color="auto"/>
          </w:divBdr>
        </w:div>
        <w:div w:id="1028603640">
          <w:marLeft w:val="0"/>
          <w:marRight w:val="0"/>
          <w:marTop w:val="0"/>
          <w:marBottom w:val="206"/>
          <w:divBdr>
            <w:top w:val="none" w:sz="0" w:space="0" w:color="auto"/>
            <w:left w:val="none" w:sz="0" w:space="0" w:color="auto"/>
            <w:bottom w:val="none" w:sz="0" w:space="0" w:color="auto"/>
            <w:right w:val="none" w:sz="0" w:space="0" w:color="auto"/>
          </w:divBdr>
        </w:div>
        <w:div w:id="1250189398">
          <w:marLeft w:val="0"/>
          <w:marRight w:val="0"/>
          <w:marTop w:val="206"/>
          <w:marBottom w:val="206"/>
          <w:divBdr>
            <w:top w:val="none" w:sz="0" w:space="0" w:color="auto"/>
            <w:left w:val="none" w:sz="0" w:space="0" w:color="auto"/>
            <w:bottom w:val="none" w:sz="0" w:space="0" w:color="auto"/>
            <w:right w:val="none" w:sz="0" w:space="0" w:color="auto"/>
          </w:divBdr>
        </w:div>
        <w:div w:id="1835102923">
          <w:marLeft w:val="0"/>
          <w:marRight w:val="0"/>
          <w:marTop w:val="206"/>
          <w:marBottom w:val="0"/>
          <w:divBdr>
            <w:top w:val="none" w:sz="0" w:space="0" w:color="auto"/>
            <w:left w:val="none" w:sz="0" w:space="0" w:color="auto"/>
            <w:bottom w:val="none" w:sz="0" w:space="0" w:color="auto"/>
            <w:right w:val="none" w:sz="0" w:space="0" w:color="auto"/>
          </w:divBdr>
        </w:div>
      </w:divsChild>
    </w:div>
    <w:div w:id="2077824038">
      <w:bodyDiv w:val="1"/>
      <w:marLeft w:val="0"/>
      <w:marRight w:val="0"/>
      <w:marTop w:val="0"/>
      <w:marBottom w:val="0"/>
      <w:divBdr>
        <w:top w:val="none" w:sz="0" w:space="0" w:color="auto"/>
        <w:left w:val="none" w:sz="0" w:space="0" w:color="auto"/>
        <w:bottom w:val="none" w:sz="0" w:space="0" w:color="auto"/>
        <w:right w:val="none" w:sz="0" w:space="0" w:color="auto"/>
      </w:divBdr>
    </w:div>
    <w:div w:id="2120953056">
      <w:bodyDiv w:val="1"/>
      <w:marLeft w:val="0"/>
      <w:marRight w:val="0"/>
      <w:marTop w:val="0"/>
      <w:marBottom w:val="0"/>
      <w:divBdr>
        <w:top w:val="none" w:sz="0" w:space="0" w:color="auto"/>
        <w:left w:val="none" w:sz="0" w:space="0" w:color="auto"/>
        <w:bottom w:val="none" w:sz="0" w:space="0" w:color="auto"/>
        <w:right w:val="none" w:sz="0" w:space="0" w:color="auto"/>
      </w:divBdr>
      <w:divsChild>
        <w:div w:id="1929851406">
          <w:marLeft w:val="0"/>
          <w:marRight w:val="0"/>
          <w:marTop w:val="0"/>
          <w:marBottom w:val="0"/>
          <w:divBdr>
            <w:top w:val="none" w:sz="0" w:space="0" w:color="auto"/>
            <w:left w:val="none" w:sz="0" w:space="0" w:color="auto"/>
            <w:bottom w:val="none" w:sz="0" w:space="0" w:color="auto"/>
            <w:right w:val="none" w:sz="0" w:space="0" w:color="auto"/>
          </w:divBdr>
          <w:divsChild>
            <w:div w:id="1782723067">
              <w:marLeft w:val="0"/>
              <w:marRight w:val="0"/>
              <w:marTop w:val="0"/>
              <w:marBottom w:val="0"/>
              <w:divBdr>
                <w:top w:val="none" w:sz="0" w:space="0" w:color="auto"/>
                <w:left w:val="none" w:sz="0" w:space="0" w:color="auto"/>
                <w:bottom w:val="none" w:sz="0" w:space="0" w:color="auto"/>
                <w:right w:val="none" w:sz="0" w:space="0" w:color="auto"/>
              </w:divBdr>
              <w:divsChild>
                <w:div w:id="965964307">
                  <w:marLeft w:val="0"/>
                  <w:marRight w:val="0"/>
                  <w:marTop w:val="0"/>
                  <w:marBottom w:val="0"/>
                  <w:divBdr>
                    <w:top w:val="none" w:sz="0" w:space="0" w:color="auto"/>
                    <w:left w:val="none" w:sz="0" w:space="0" w:color="auto"/>
                    <w:bottom w:val="none" w:sz="0" w:space="0" w:color="auto"/>
                    <w:right w:val="none" w:sz="0" w:space="0" w:color="auto"/>
                  </w:divBdr>
                  <w:divsChild>
                    <w:div w:id="2142920996">
                      <w:marLeft w:val="0"/>
                      <w:marRight w:val="0"/>
                      <w:marTop w:val="0"/>
                      <w:marBottom w:val="0"/>
                      <w:divBdr>
                        <w:top w:val="none" w:sz="0" w:space="0" w:color="auto"/>
                        <w:left w:val="none" w:sz="0" w:space="0" w:color="auto"/>
                        <w:bottom w:val="none" w:sz="0" w:space="0" w:color="auto"/>
                        <w:right w:val="none" w:sz="0" w:space="0" w:color="auto"/>
                      </w:divBdr>
                      <w:divsChild>
                        <w:div w:id="34081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6</Pages>
  <Words>584</Words>
  <Characters>3335</Characters>
  <Application>Microsoft Office Word</Application>
  <DocSecurity>0</DocSecurity>
  <Lines>27</Lines>
  <Paragraphs>7</Paragraphs>
  <ScaleCrop>false</ScaleCrop>
  <Company/>
  <LinksUpToDate>false</LinksUpToDate>
  <CharactersWithSpaces>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 lu</dc:creator>
  <cp:keywords/>
  <dc:description/>
  <cp:lastModifiedBy>ang lu</cp:lastModifiedBy>
  <cp:revision>2</cp:revision>
  <dcterms:created xsi:type="dcterms:W3CDTF">2025-02-12T05:58:00Z</dcterms:created>
  <dcterms:modified xsi:type="dcterms:W3CDTF">2025-02-13T13:57:00Z</dcterms:modified>
</cp:coreProperties>
</file>